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CB1B8" w14:textId="77777777" w:rsidR="00FC221D" w:rsidRPr="00E77216" w:rsidRDefault="00FC221D">
      <w:bookmarkStart w:id="0" w:name="_GoBack"/>
      <w:bookmarkEnd w:id="0"/>
    </w:p>
    <w:tbl>
      <w:tblPr>
        <w:tblW w:w="0" w:type="auto"/>
        <w:tblLook w:val="01E0" w:firstRow="1" w:lastRow="1" w:firstColumn="1" w:lastColumn="1" w:noHBand="0" w:noVBand="0"/>
      </w:tblPr>
      <w:tblGrid>
        <w:gridCol w:w="9173"/>
      </w:tblGrid>
      <w:tr w:rsidR="00D4639C" w:rsidRPr="00E77216" w14:paraId="62E32446" w14:textId="77777777" w:rsidTr="00571601">
        <w:trPr>
          <w:trHeight w:val="4131"/>
        </w:trPr>
        <w:tc>
          <w:tcPr>
            <w:tcW w:w="9173" w:type="dxa"/>
          </w:tcPr>
          <w:p w14:paraId="124ACB85" w14:textId="77777777" w:rsidR="00D4639C" w:rsidRPr="00E77216" w:rsidRDefault="001F592D" w:rsidP="00852153">
            <w:pPr>
              <w:pStyle w:val="Title"/>
              <w:spacing w:after="0"/>
              <w:ind w:left="0"/>
              <w:jc w:val="right"/>
              <w:rPr>
                <w:rFonts w:cs="Times New Roman"/>
                <w:kern w:val="0"/>
                <w:sz w:val="40"/>
                <w:szCs w:val="40"/>
              </w:rPr>
            </w:pPr>
            <w:fldSimple w:instr=" SUBJECT   \* MERGEFORMAT ">
              <w:r w:rsidR="001524B0" w:rsidRPr="00E77216">
                <w:rPr>
                  <w:rFonts w:cs="Times New Roman"/>
                  <w:kern w:val="0"/>
                  <w:sz w:val="40"/>
                  <w:szCs w:val="40"/>
                </w:rPr>
                <w:t>Series of ICES Survey</w:t>
              </w:r>
              <w:r w:rsidR="001524B0" w:rsidRPr="00E77216">
                <w:rPr>
                  <w:sz w:val="40"/>
                  <w:szCs w:val="40"/>
                </w:rPr>
                <w:t xml:space="preserve"> Protocols</w:t>
              </w:r>
            </w:fldSimple>
          </w:p>
          <w:p w14:paraId="5A6E6177" w14:textId="61FDE513" w:rsidR="00D4639C" w:rsidRPr="00E77216" w:rsidRDefault="00AB5158" w:rsidP="00AB5158">
            <w:pPr>
              <w:pStyle w:val="Title"/>
              <w:spacing w:before="360" w:after="0"/>
              <w:ind w:left="0"/>
              <w:jc w:val="right"/>
              <w:rPr>
                <w:sz w:val="36"/>
                <w:szCs w:val="36"/>
              </w:rPr>
            </w:pPr>
            <w:r w:rsidRPr="00E77216">
              <w:rPr>
                <w:sz w:val="36"/>
                <w:szCs w:val="36"/>
              </w:rPr>
              <w:t xml:space="preserve">SISP </w:t>
            </w:r>
            <w:r w:rsidR="002973F8">
              <w:rPr>
                <w:sz w:val="36"/>
                <w:szCs w:val="36"/>
              </w:rPr>
              <w:t>X</w:t>
            </w:r>
            <w:r w:rsidRPr="00E77216">
              <w:rPr>
                <w:sz w:val="36"/>
                <w:szCs w:val="36"/>
              </w:rPr>
              <w:t xml:space="preserve">-IBTS </w:t>
            </w:r>
            <w:r w:rsidR="00CA3F98" w:rsidRPr="00E77216">
              <w:rPr>
                <w:sz w:val="36"/>
                <w:szCs w:val="36"/>
              </w:rPr>
              <w:t>X</w:t>
            </w:r>
          </w:p>
          <w:p w14:paraId="579DFC41" w14:textId="77777777" w:rsidR="00852153" w:rsidRPr="00E77216" w:rsidRDefault="00852153" w:rsidP="00D27445">
            <w:pPr>
              <w:pStyle w:val="Title"/>
              <w:spacing w:before="480"/>
              <w:ind w:left="0"/>
              <w:jc w:val="right"/>
            </w:pPr>
          </w:p>
        </w:tc>
      </w:tr>
      <w:tr w:rsidR="00D4639C" w:rsidRPr="00E77216" w14:paraId="05F80047" w14:textId="77777777" w:rsidTr="00FB2BA6">
        <w:trPr>
          <w:trHeight w:val="8370"/>
        </w:trPr>
        <w:tc>
          <w:tcPr>
            <w:tcW w:w="9173" w:type="dxa"/>
          </w:tcPr>
          <w:p w14:paraId="3EF38964" w14:textId="77777777" w:rsidR="00BC5DC6" w:rsidRPr="002973F8" w:rsidRDefault="00910F4D" w:rsidP="00852153">
            <w:pPr>
              <w:spacing w:before="0" w:after="0"/>
              <w:jc w:val="right"/>
              <w:rPr>
                <w:rFonts w:ascii="Futura Md BT" w:hAnsi="Futura Md BT" w:cs="Arial"/>
                <w:kern w:val="28"/>
                <w:sz w:val="40"/>
                <w:szCs w:val="40"/>
              </w:rPr>
            </w:pPr>
            <w:r w:rsidRPr="002973F8">
              <w:fldChar w:fldCharType="begin"/>
            </w:r>
            <w:r w:rsidRPr="002973F8">
              <w:instrText xml:space="preserve"> TITLE   \* MERGEFORMAT </w:instrText>
            </w:r>
            <w:r w:rsidRPr="002973F8">
              <w:fldChar w:fldCharType="separate"/>
            </w:r>
            <w:r w:rsidR="001524B0" w:rsidRPr="002973F8">
              <w:rPr>
                <w:rFonts w:ascii="Futura Md BT" w:hAnsi="Futura Md BT" w:cs="Arial"/>
                <w:kern w:val="28"/>
                <w:sz w:val="40"/>
                <w:szCs w:val="40"/>
              </w:rPr>
              <w:t xml:space="preserve">Manual for the </w:t>
            </w:r>
            <w:r w:rsidR="00BC5DC6" w:rsidRPr="002973F8">
              <w:rPr>
                <w:rFonts w:ascii="Futura Md BT" w:hAnsi="Futura Md BT" w:cs="Arial"/>
                <w:kern w:val="28"/>
                <w:sz w:val="40"/>
                <w:szCs w:val="40"/>
              </w:rPr>
              <w:t xml:space="preserve">North Sea </w:t>
            </w:r>
          </w:p>
          <w:p w14:paraId="1FEA93C0" w14:textId="77777777" w:rsidR="00F442B6" w:rsidRPr="00E77216" w:rsidRDefault="001524B0" w:rsidP="00852153">
            <w:pPr>
              <w:spacing w:before="0" w:after="0"/>
              <w:jc w:val="right"/>
              <w:rPr>
                <w:rFonts w:ascii="Futura Md BT" w:hAnsi="Futura Md BT" w:cs="Arial"/>
                <w:kern w:val="28"/>
                <w:sz w:val="40"/>
                <w:szCs w:val="40"/>
              </w:rPr>
            </w:pPr>
            <w:r w:rsidRPr="002973F8">
              <w:rPr>
                <w:rFonts w:ascii="Futura Md BT" w:hAnsi="Futura Md BT" w:cs="Arial"/>
                <w:kern w:val="28"/>
                <w:sz w:val="40"/>
                <w:szCs w:val="40"/>
              </w:rPr>
              <w:t>International Bottom Trawl Surveys</w:t>
            </w:r>
            <w:r w:rsidR="00910F4D" w:rsidRPr="002973F8">
              <w:rPr>
                <w:rFonts w:ascii="Futura Md BT" w:hAnsi="Futura Md BT" w:cs="Arial"/>
                <w:kern w:val="28"/>
                <w:sz w:val="40"/>
                <w:szCs w:val="40"/>
              </w:rPr>
              <w:fldChar w:fldCharType="end"/>
            </w:r>
          </w:p>
          <w:p w14:paraId="0532FF1A" w14:textId="517309DE" w:rsidR="00D27445" w:rsidRPr="00E77216" w:rsidRDefault="00D27445" w:rsidP="00D27445">
            <w:pPr>
              <w:spacing w:before="720" w:after="0"/>
              <w:jc w:val="right"/>
              <w:rPr>
                <w:rFonts w:ascii="Futura Md BT" w:hAnsi="Futura Md BT" w:cs="Arial"/>
                <w:kern w:val="28"/>
                <w:sz w:val="36"/>
                <w:szCs w:val="36"/>
              </w:rPr>
            </w:pPr>
            <w:r w:rsidRPr="00E77216">
              <w:rPr>
                <w:rFonts w:ascii="Futura Md BT" w:hAnsi="Futura Md BT" w:cs="Arial"/>
                <w:kern w:val="28"/>
                <w:sz w:val="36"/>
                <w:szCs w:val="36"/>
              </w:rPr>
              <w:t xml:space="preserve">Revision </w:t>
            </w:r>
            <w:r w:rsidR="00CA3F98" w:rsidRPr="00E77216">
              <w:rPr>
                <w:rFonts w:ascii="Futura Md BT" w:hAnsi="Futura Md BT" w:cs="Arial"/>
                <w:kern w:val="28"/>
                <w:sz w:val="36"/>
                <w:szCs w:val="36"/>
              </w:rPr>
              <w:t>X</w:t>
            </w:r>
          </w:p>
          <w:p w14:paraId="10712D77" w14:textId="77777777" w:rsidR="00553A2E" w:rsidRPr="00E77216" w:rsidRDefault="001836A8" w:rsidP="00D27445">
            <w:pPr>
              <w:spacing w:before="960" w:after="0"/>
              <w:jc w:val="right"/>
              <w:rPr>
                <w:rFonts w:ascii="Futura Md BT" w:hAnsi="Futura Md BT" w:cs="Arial"/>
                <w:kern w:val="28"/>
                <w:sz w:val="28"/>
                <w:szCs w:val="28"/>
              </w:rPr>
            </w:pPr>
            <w:r w:rsidRPr="00E77216">
              <w:rPr>
                <w:rFonts w:ascii="Futura Md BT" w:hAnsi="Futura Md BT" w:cs="Arial"/>
                <w:kern w:val="28"/>
                <w:sz w:val="28"/>
                <w:szCs w:val="28"/>
              </w:rPr>
              <w:t>The International Bottom Trawl Survey Working Group</w:t>
            </w:r>
          </w:p>
          <w:p w14:paraId="60E9D75D" w14:textId="77777777" w:rsidR="00553A2E" w:rsidRPr="00E77216" w:rsidRDefault="00553A2E" w:rsidP="00852153">
            <w:pPr>
              <w:spacing w:before="240" w:after="0"/>
              <w:jc w:val="right"/>
              <w:rPr>
                <w:rFonts w:ascii="Futura Md BT" w:hAnsi="Futura Md BT" w:cs="Arial"/>
                <w:kern w:val="28"/>
                <w:sz w:val="40"/>
                <w:szCs w:val="40"/>
              </w:rPr>
            </w:pPr>
          </w:p>
        </w:tc>
      </w:tr>
    </w:tbl>
    <w:p w14:paraId="162F5014" w14:textId="77777777" w:rsidR="00D4639C" w:rsidRPr="00E77216" w:rsidRDefault="00D4639C" w:rsidP="00F6637A">
      <w:pPr>
        <w:spacing w:before="0" w:after="0"/>
        <w:jc w:val="right"/>
      </w:pPr>
    </w:p>
    <w:p w14:paraId="301FD028" w14:textId="77777777" w:rsidR="00D4639C" w:rsidRPr="00E77216" w:rsidRDefault="00D4639C" w:rsidP="00F6637A">
      <w:pPr>
        <w:pStyle w:val="Title"/>
        <w:spacing w:after="0"/>
        <w:jc w:val="right"/>
        <w:rPr>
          <w:rFonts w:ascii="ZapfHumnst BT" w:hAnsi="ZapfHumnst BT"/>
          <w:noProof/>
          <w:spacing w:val="6"/>
        </w:rPr>
        <w:sectPr w:rsidR="00D4639C" w:rsidRPr="00E77216" w:rsidSect="006404AA">
          <w:footerReference w:type="even" r:id="rId11"/>
          <w:footerReference w:type="default" r:id="rId12"/>
          <w:footnotePr>
            <w:numRestart w:val="eachSect"/>
          </w:footnotePr>
          <w:type w:val="oddPage"/>
          <w:pgSz w:w="11909" w:h="16834" w:code="9"/>
          <w:pgMar w:top="426" w:right="1152" w:bottom="720" w:left="1800" w:header="706" w:footer="720" w:gutter="0"/>
          <w:cols w:space="708"/>
          <w:docGrid w:linePitch="360"/>
        </w:sectPr>
      </w:pPr>
    </w:p>
    <w:p w14:paraId="4F814D8C" w14:textId="77777777" w:rsidR="00D4639C" w:rsidRPr="00E77216" w:rsidRDefault="00D4639C" w:rsidP="00D4639C">
      <w:pPr>
        <w:pStyle w:val="StyleNormal-Normal10pt"/>
        <w:rPr>
          <w:b/>
          <w:sz w:val="28"/>
          <w:szCs w:val="28"/>
        </w:rPr>
      </w:pPr>
      <w:r w:rsidRPr="00E77216">
        <w:rPr>
          <w:b/>
          <w:sz w:val="28"/>
          <w:szCs w:val="28"/>
        </w:rPr>
        <w:lastRenderedPageBreak/>
        <w:t>International Council for the Exploration of the Sea</w:t>
      </w:r>
    </w:p>
    <w:p w14:paraId="2E88C47C" w14:textId="77777777" w:rsidR="00D4639C" w:rsidRPr="00C17FA7" w:rsidRDefault="008B206F" w:rsidP="00F442B6">
      <w:pPr>
        <w:pStyle w:val="StyleNormal-Normal10pt"/>
        <w:spacing w:after="80"/>
        <w:rPr>
          <w:b/>
          <w:sz w:val="28"/>
          <w:szCs w:val="28"/>
          <w:lang w:val="fr-FR"/>
        </w:rPr>
      </w:pPr>
      <w:r w:rsidRPr="00C17FA7">
        <w:rPr>
          <w:b/>
          <w:sz w:val="28"/>
          <w:szCs w:val="28"/>
          <w:lang w:val="fr-FR"/>
        </w:rPr>
        <w:t>Conseil International pour l’Exploration de la Mer</w:t>
      </w:r>
    </w:p>
    <w:p w14:paraId="4FE68D9B" w14:textId="77777777" w:rsidR="00D4639C" w:rsidRPr="00E85DA0" w:rsidRDefault="008B206F" w:rsidP="00D4639C">
      <w:pPr>
        <w:pStyle w:val="StyleNormal-Normal10pt"/>
        <w:rPr>
          <w:lang w:val="de-DE"/>
        </w:rPr>
      </w:pPr>
      <w:r w:rsidRPr="00E85DA0">
        <w:rPr>
          <w:lang w:val="de-DE"/>
        </w:rPr>
        <w:t>H. C. Andersens Boulevard 44–46</w:t>
      </w:r>
    </w:p>
    <w:p w14:paraId="5AD354DD" w14:textId="77777777" w:rsidR="00D4639C" w:rsidRPr="00E85DA0" w:rsidRDefault="008B206F" w:rsidP="00D4639C">
      <w:pPr>
        <w:pStyle w:val="StyleNormal-Normal10pt"/>
        <w:rPr>
          <w:lang w:val="de-DE"/>
        </w:rPr>
      </w:pPr>
      <w:r w:rsidRPr="00E85DA0">
        <w:rPr>
          <w:lang w:val="de-DE"/>
        </w:rPr>
        <w:t>DK-1553 Copenhagen V</w:t>
      </w:r>
    </w:p>
    <w:p w14:paraId="786B8F27" w14:textId="77777777" w:rsidR="00D4639C" w:rsidRPr="00E77216" w:rsidRDefault="00D4639C" w:rsidP="00D4639C">
      <w:pPr>
        <w:pStyle w:val="StyleNormal-Normal10pt"/>
      </w:pPr>
      <w:r w:rsidRPr="00E77216">
        <w:t>Denmark</w:t>
      </w:r>
    </w:p>
    <w:p w14:paraId="515FC873" w14:textId="77777777" w:rsidR="00D4639C" w:rsidRPr="00E77216" w:rsidRDefault="00D4639C" w:rsidP="00D4639C">
      <w:pPr>
        <w:pStyle w:val="StyleNormal-Normal10pt"/>
      </w:pPr>
      <w:r w:rsidRPr="00E77216">
        <w:t>Telephone (+45) 33 38 67 00</w:t>
      </w:r>
    </w:p>
    <w:p w14:paraId="6299B23A" w14:textId="77777777" w:rsidR="00D4639C" w:rsidRPr="00E77216" w:rsidRDefault="00D4639C" w:rsidP="00D4639C">
      <w:pPr>
        <w:pStyle w:val="StyleNormal-Normal10pt"/>
      </w:pPr>
      <w:r w:rsidRPr="00E77216">
        <w:t>Telefax (+45) 33 93 42 15</w:t>
      </w:r>
    </w:p>
    <w:p w14:paraId="3D573BBA" w14:textId="77777777" w:rsidR="00D4639C" w:rsidRPr="00E77216" w:rsidRDefault="00D4639C" w:rsidP="00D4639C">
      <w:pPr>
        <w:pStyle w:val="StyleNormal-Normal10pt"/>
      </w:pPr>
      <w:r w:rsidRPr="00E77216">
        <w:t>www.ices.dk</w:t>
      </w:r>
    </w:p>
    <w:p w14:paraId="569B348C" w14:textId="77777777" w:rsidR="00D4639C" w:rsidRPr="00E77216" w:rsidRDefault="00D4639C" w:rsidP="00F442B6">
      <w:pPr>
        <w:pStyle w:val="StyleNormal-Normal10pt"/>
        <w:spacing w:after="480"/>
      </w:pPr>
      <w:r w:rsidRPr="00E77216">
        <w:t>info@ices.dk</w:t>
      </w:r>
    </w:p>
    <w:p w14:paraId="1B3BC0DE" w14:textId="77777777" w:rsidR="00D4639C" w:rsidRPr="00E77216" w:rsidRDefault="00D4639C" w:rsidP="00F442B6">
      <w:pPr>
        <w:pStyle w:val="StyleNormal-Normal10pt"/>
        <w:spacing w:after="60"/>
      </w:pPr>
      <w:r w:rsidRPr="00E77216">
        <w:t>Recommended format for purposes of citation:</w:t>
      </w:r>
    </w:p>
    <w:p w14:paraId="5E62CE9A" w14:textId="69867DF0" w:rsidR="00D4639C" w:rsidRPr="00E77216" w:rsidRDefault="00D4639C" w:rsidP="00F442B6">
      <w:pPr>
        <w:pStyle w:val="StyleNormal-Normal10pt"/>
        <w:spacing w:after="240"/>
      </w:pPr>
      <w:r w:rsidRPr="00E77216">
        <w:t>ICES.</w:t>
      </w:r>
      <w:r w:rsidR="00C07393" w:rsidRPr="00E77216">
        <w:t xml:space="preserve"> </w:t>
      </w:r>
      <w:r w:rsidR="00BD24D0" w:rsidRPr="00E77216">
        <w:fldChar w:fldCharType="begin"/>
      </w:r>
      <w:r w:rsidR="00D576CD" w:rsidRPr="00E77216">
        <w:instrText xml:space="preserve"> DATE  \@ "yyyy" \* MERGEFORMAT </w:instrText>
      </w:r>
      <w:r w:rsidR="00BD24D0" w:rsidRPr="00E77216">
        <w:fldChar w:fldCharType="separate"/>
      </w:r>
      <w:r w:rsidR="0000609C">
        <w:rPr>
          <w:noProof/>
        </w:rPr>
        <w:t>2018</w:t>
      </w:r>
      <w:r w:rsidR="00BD24D0" w:rsidRPr="00E77216">
        <w:rPr>
          <w:noProof/>
        </w:rPr>
        <w:fldChar w:fldCharType="end"/>
      </w:r>
      <w:r w:rsidRPr="00E77216">
        <w:t xml:space="preserve">. </w:t>
      </w:r>
      <w:fldSimple w:instr=" TITLE   \* MERGEFORMAT ">
        <w:r w:rsidR="001524B0" w:rsidRPr="00E77216">
          <w:t xml:space="preserve">Manual for the </w:t>
        </w:r>
        <w:r w:rsidR="00E17F88">
          <w:t xml:space="preserve">North Sea </w:t>
        </w:r>
        <w:r w:rsidR="001524B0" w:rsidRPr="00E77216">
          <w:t>International Bottom Trawl Surveys</w:t>
        </w:r>
      </w:fldSimple>
      <w:r w:rsidR="00524937" w:rsidRPr="00E77216">
        <w:t>.</w:t>
      </w:r>
      <w:r w:rsidR="00E87812" w:rsidRPr="00E77216">
        <w:t xml:space="preserve"> </w:t>
      </w:r>
      <w:fldSimple w:instr=" SUBJECT   \* MERGEFORMAT ">
        <w:r w:rsidR="001524B0" w:rsidRPr="00E77216">
          <w:t>Series of ICES Survey Protocols</w:t>
        </w:r>
      </w:fldSimple>
      <w:r w:rsidR="00C07393" w:rsidRPr="00E77216">
        <w:t xml:space="preserve"> </w:t>
      </w:r>
      <w:r w:rsidR="0074356D" w:rsidRPr="00E77216">
        <w:t xml:space="preserve">SISP </w:t>
      </w:r>
      <w:r w:rsidR="00BC5DC6" w:rsidRPr="007762CB">
        <w:rPr>
          <w:highlight w:val="yellow"/>
        </w:rPr>
        <w:t>x</w:t>
      </w:r>
      <w:r w:rsidR="0074356D" w:rsidRPr="007762CB">
        <w:rPr>
          <w:highlight w:val="yellow"/>
        </w:rPr>
        <w:t xml:space="preserve">-IBTS </w:t>
      </w:r>
      <w:r w:rsidR="00A60BDB" w:rsidRPr="007762CB">
        <w:rPr>
          <w:highlight w:val="yellow"/>
        </w:rPr>
        <w:t>X</w:t>
      </w:r>
      <w:r w:rsidR="00495E6C" w:rsidRPr="007762CB">
        <w:rPr>
          <w:highlight w:val="yellow"/>
        </w:rPr>
        <w:t>.</w:t>
      </w:r>
      <w:r w:rsidR="00AE6DF3" w:rsidRPr="007762CB">
        <w:rPr>
          <w:highlight w:val="yellow"/>
        </w:rPr>
        <w:t xml:space="preserve"> </w:t>
      </w:r>
      <w:r w:rsidR="0031765F" w:rsidRPr="00BC5DC6">
        <w:rPr>
          <w:highlight w:val="yellow"/>
        </w:rPr>
        <w:t>84</w:t>
      </w:r>
      <w:r w:rsidR="008E753D" w:rsidRPr="00E873D4">
        <w:rPr>
          <w:highlight w:val="yellow"/>
        </w:rPr>
        <w:t xml:space="preserve"> </w:t>
      </w:r>
      <w:r w:rsidR="00553A2E" w:rsidRPr="00E873D4">
        <w:rPr>
          <w:highlight w:val="yellow"/>
        </w:rPr>
        <w:t>pp.</w:t>
      </w:r>
    </w:p>
    <w:p w14:paraId="0F9CCE81" w14:textId="77777777" w:rsidR="00D4639C" w:rsidRPr="00E77216" w:rsidRDefault="00D4639C" w:rsidP="00F442B6">
      <w:pPr>
        <w:pStyle w:val="StyleNormal-Normal10pt"/>
        <w:spacing w:after="240"/>
      </w:pPr>
      <w:r w:rsidRPr="00E77216">
        <w:t>For permission to reproduce material from this publication, please apply to the General Secretary.</w:t>
      </w:r>
    </w:p>
    <w:p w14:paraId="0DAAD533" w14:textId="77777777" w:rsidR="00C07393" w:rsidRPr="00E77216" w:rsidRDefault="00076B29" w:rsidP="00F442B6">
      <w:pPr>
        <w:pStyle w:val="StyleNormal-Normal10pt"/>
        <w:spacing w:after="240"/>
      </w:pPr>
      <w:r w:rsidRPr="00E77216">
        <w:t xml:space="preserve">This document is a </w:t>
      </w:r>
      <w:r w:rsidR="00C1429A" w:rsidRPr="00E77216">
        <w:t>product</w:t>
      </w:r>
      <w:r w:rsidRPr="00E77216">
        <w:t xml:space="preserve"> of an Expert Group under the auspices of the International Council for the Exploration of the Sea and does not necessarily represent the view of the Council.</w:t>
      </w:r>
    </w:p>
    <w:p w14:paraId="6DC1D10D" w14:textId="77777777" w:rsidR="00076B29" w:rsidRPr="00E77216" w:rsidRDefault="00076B29" w:rsidP="00F442B6">
      <w:pPr>
        <w:pStyle w:val="StyleNormal-Normal10pt"/>
        <w:spacing w:after="240"/>
      </w:pPr>
      <w:r w:rsidRPr="00E77216">
        <w:rPr>
          <w:highlight w:val="yellow"/>
        </w:rPr>
        <w:t>ISBN</w:t>
      </w:r>
      <w:r w:rsidR="00FC287B" w:rsidRPr="00E77216">
        <w:rPr>
          <w:highlight w:val="yellow"/>
        </w:rPr>
        <w:t xml:space="preserve"> 978-87-7482-112-</w:t>
      </w:r>
      <w:commentRangeStart w:id="1"/>
      <w:r w:rsidR="00FC287B" w:rsidRPr="00E77216">
        <w:rPr>
          <w:highlight w:val="yellow"/>
        </w:rPr>
        <w:t>0</w:t>
      </w:r>
      <w:commentRangeEnd w:id="1"/>
      <w:r w:rsidR="00216D0E" w:rsidRPr="00E77216">
        <w:rPr>
          <w:rStyle w:val="CommentReference"/>
        </w:rPr>
        <w:commentReference w:id="1"/>
      </w:r>
    </w:p>
    <w:p w14:paraId="3F7DE386" w14:textId="77777777" w:rsidR="00076B29" w:rsidRPr="00E77216" w:rsidRDefault="00076B29" w:rsidP="00F442B6">
      <w:pPr>
        <w:pStyle w:val="StyleNormal-Normal10pt"/>
        <w:spacing w:after="240"/>
      </w:pPr>
      <w:r w:rsidRPr="00E77216">
        <w:rPr>
          <w:highlight w:val="yellow"/>
        </w:rPr>
        <w:t xml:space="preserve">ISSN </w:t>
      </w:r>
      <w:r w:rsidR="00972D68" w:rsidRPr="00E77216">
        <w:rPr>
          <w:highlight w:val="yellow"/>
        </w:rPr>
        <w:t>2304-6252</w:t>
      </w:r>
    </w:p>
    <w:p w14:paraId="5B8E52A3" w14:textId="05446D63" w:rsidR="00553A2E" w:rsidRPr="00E77216" w:rsidRDefault="00553A2E" w:rsidP="00D4639C">
      <w:pPr>
        <w:pStyle w:val="StyleNormal-Normal10pt"/>
      </w:pPr>
      <w:r w:rsidRPr="00E77216">
        <w:t xml:space="preserve">© </w:t>
      </w:r>
      <w:r w:rsidR="00BD24D0" w:rsidRPr="00E77216">
        <w:fldChar w:fldCharType="begin"/>
      </w:r>
      <w:r w:rsidR="00D576CD" w:rsidRPr="00E77216">
        <w:instrText xml:space="preserve"> DATE \@ "yyyy" \* MERGEFORMAT </w:instrText>
      </w:r>
      <w:r w:rsidR="00BD24D0" w:rsidRPr="00E77216">
        <w:fldChar w:fldCharType="separate"/>
      </w:r>
      <w:r w:rsidR="0000609C">
        <w:rPr>
          <w:noProof/>
        </w:rPr>
        <w:t>2018</w:t>
      </w:r>
      <w:r w:rsidR="00BD24D0" w:rsidRPr="00E77216">
        <w:rPr>
          <w:noProof/>
        </w:rPr>
        <w:fldChar w:fldCharType="end"/>
      </w:r>
      <w:r w:rsidR="00C07393" w:rsidRPr="00E77216">
        <w:t xml:space="preserve"> </w:t>
      </w:r>
      <w:r w:rsidRPr="00E77216">
        <w:t>International Council for the Exploration of the Sea</w:t>
      </w:r>
    </w:p>
    <w:p w14:paraId="7E051193" w14:textId="77777777" w:rsidR="00D4639C" w:rsidRPr="00E77216" w:rsidRDefault="00D4639C" w:rsidP="00D4639C">
      <w:pPr>
        <w:sectPr w:rsidR="00D4639C" w:rsidRPr="00E77216" w:rsidSect="00553A2E">
          <w:footerReference w:type="even" r:id="rId16"/>
          <w:footnotePr>
            <w:numRestart w:val="eachSect"/>
          </w:footnotePr>
          <w:pgSz w:w="11909" w:h="16834" w:code="9"/>
          <w:pgMar w:top="1440" w:right="1800" w:bottom="1080" w:left="2520" w:header="706" w:footer="432" w:gutter="0"/>
          <w:cols w:space="708"/>
          <w:vAlign w:val="bottom"/>
          <w:docGrid w:linePitch="360"/>
        </w:sectPr>
      </w:pPr>
    </w:p>
    <w:p w14:paraId="238036DB" w14:textId="77777777" w:rsidR="00306464" w:rsidRPr="00E77216" w:rsidRDefault="00C47BE7" w:rsidP="002B3C99">
      <w:pPr>
        <w:pBdr>
          <w:bottom w:val="dotted" w:sz="4" w:space="1" w:color="auto"/>
        </w:pBdr>
        <w:rPr>
          <w:rFonts w:ascii="Futura Md BT" w:hAnsi="Futura Md BT"/>
          <w:b/>
          <w:spacing w:val="22"/>
          <w:sz w:val="24"/>
          <w:szCs w:val="24"/>
        </w:rPr>
      </w:pPr>
      <w:r w:rsidRPr="00E77216">
        <w:rPr>
          <w:rFonts w:ascii="Futura Md BT" w:hAnsi="Futura Md BT"/>
          <w:b/>
          <w:spacing w:val="22"/>
          <w:sz w:val="24"/>
          <w:szCs w:val="24"/>
        </w:rPr>
        <w:lastRenderedPageBreak/>
        <w:t>Contents</w:t>
      </w:r>
    </w:p>
    <w:p w14:paraId="08C52C2E" w14:textId="5A74E68E" w:rsidR="00C3604D" w:rsidRDefault="00BD24D0">
      <w:pPr>
        <w:pStyle w:val="TOC1"/>
        <w:rPr>
          <w:rFonts w:asciiTheme="minorHAnsi" w:eastAsiaTheme="minorEastAsia" w:hAnsiTheme="minorHAnsi" w:cstheme="minorBidi"/>
          <w:b w:val="0"/>
          <w:noProof/>
          <w:sz w:val="22"/>
          <w:szCs w:val="22"/>
          <w:lang w:val="nb-NO" w:eastAsia="nb-NO"/>
        </w:rPr>
      </w:pPr>
      <w:r w:rsidRPr="00E77216">
        <w:fldChar w:fldCharType="begin"/>
      </w:r>
      <w:r w:rsidR="00012543" w:rsidRPr="00E77216">
        <w:instrText xml:space="preserve"> TOC \o "1-3" \h \z \u </w:instrText>
      </w:r>
      <w:r w:rsidRPr="00E77216">
        <w:fldChar w:fldCharType="separate"/>
      </w:r>
      <w:hyperlink w:anchor="_Toc420935990" w:history="1">
        <w:r w:rsidR="00C3604D" w:rsidRPr="00A87B5A">
          <w:rPr>
            <w:rStyle w:val="Hyperlink"/>
            <w:noProof/>
          </w:rPr>
          <w:t>1</w:t>
        </w:r>
        <w:r w:rsidR="00C3604D">
          <w:rPr>
            <w:rFonts w:asciiTheme="minorHAnsi" w:eastAsiaTheme="minorEastAsia" w:hAnsiTheme="minorHAnsi" w:cstheme="minorBidi"/>
            <w:b w:val="0"/>
            <w:noProof/>
            <w:sz w:val="22"/>
            <w:szCs w:val="22"/>
            <w:lang w:val="nb-NO" w:eastAsia="nb-NO"/>
          </w:rPr>
          <w:tab/>
        </w:r>
        <w:r w:rsidR="00C3604D" w:rsidRPr="00A87B5A">
          <w:rPr>
            <w:rStyle w:val="Hyperlink"/>
            <w:noProof/>
          </w:rPr>
          <w:t>Introduction</w:t>
        </w:r>
        <w:r w:rsidR="00C3604D">
          <w:rPr>
            <w:noProof/>
            <w:webHidden/>
          </w:rPr>
          <w:tab/>
        </w:r>
        <w:r>
          <w:rPr>
            <w:noProof/>
            <w:webHidden/>
          </w:rPr>
          <w:fldChar w:fldCharType="begin"/>
        </w:r>
        <w:r w:rsidR="00C3604D">
          <w:rPr>
            <w:noProof/>
            <w:webHidden/>
          </w:rPr>
          <w:instrText xml:space="preserve"> PAGEREF _Toc420935990 \h </w:instrText>
        </w:r>
        <w:r>
          <w:rPr>
            <w:noProof/>
            <w:webHidden/>
          </w:rPr>
        </w:r>
        <w:r>
          <w:rPr>
            <w:noProof/>
            <w:webHidden/>
          </w:rPr>
          <w:fldChar w:fldCharType="separate"/>
        </w:r>
        <w:r w:rsidR="001D4543">
          <w:rPr>
            <w:noProof/>
            <w:webHidden/>
          </w:rPr>
          <w:t>1</w:t>
        </w:r>
        <w:r>
          <w:rPr>
            <w:noProof/>
            <w:webHidden/>
          </w:rPr>
          <w:fldChar w:fldCharType="end"/>
        </w:r>
      </w:hyperlink>
    </w:p>
    <w:p w14:paraId="0F3C922B" w14:textId="51BDBCFC" w:rsidR="00C3604D" w:rsidRDefault="00CB4D13">
      <w:pPr>
        <w:pStyle w:val="TOC1"/>
        <w:rPr>
          <w:rFonts w:asciiTheme="minorHAnsi" w:eastAsiaTheme="minorEastAsia" w:hAnsiTheme="minorHAnsi" w:cstheme="minorBidi"/>
          <w:b w:val="0"/>
          <w:noProof/>
          <w:sz w:val="22"/>
          <w:szCs w:val="22"/>
          <w:lang w:val="nb-NO" w:eastAsia="nb-NO"/>
        </w:rPr>
      </w:pPr>
      <w:hyperlink w:anchor="_Toc420935991" w:history="1">
        <w:r w:rsidR="00C3604D" w:rsidRPr="00A87B5A">
          <w:rPr>
            <w:rStyle w:val="Hyperlink"/>
            <w:noProof/>
          </w:rPr>
          <w:t>2</w:t>
        </w:r>
        <w:r w:rsidR="00C3604D">
          <w:rPr>
            <w:rFonts w:asciiTheme="minorHAnsi" w:eastAsiaTheme="minorEastAsia" w:hAnsiTheme="minorHAnsi" w:cstheme="minorBidi"/>
            <w:b w:val="0"/>
            <w:noProof/>
            <w:sz w:val="22"/>
            <w:szCs w:val="22"/>
            <w:lang w:val="nb-NO" w:eastAsia="nb-NO"/>
          </w:rPr>
          <w:tab/>
        </w:r>
        <w:r w:rsidR="00C3604D" w:rsidRPr="00A87B5A">
          <w:rPr>
            <w:rStyle w:val="Hyperlink"/>
            <w:noProof/>
          </w:rPr>
          <w:t>IBTS survey</w:t>
        </w:r>
        <w:r w:rsidR="00C3604D">
          <w:rPr>
            <w:noProof/>
            <w:webHidden/>
          </w:rPr>
          <w:tab/>
        </w:r>
        <w:r w:rsidR="00BD24D0">
          <w:rPr>
            <w:noProof/>
            <w:webHidden/>
          </w:rPr>
          <w:fldChar w:fldCharType="begin"/>
        </w:r>
        <w:r w:rsidR="00C3604D">
          <w:rPr>
            <w:noProof/>
            <w:webHidden/>
          </w:rPr>
          <w:instrText xml:space="preserve"> PAGEREF _Toc420935991 \h </w:instrText>
        </w:r>
        <w:r w:rsidR="00BD24D0">
          <w:rPr>
            <w:noProof/>
            <w:webHidden/>
          </w:rPr>
        </w:r>
        <w:r w:rsidR="00BD24D0">
          <w:rPr>
            <w:noProof/>
            <w:webHidden/>
          </w:rPr>
          <w:fldChar w:fldCharType="separate"/>
        </w:r>
        <w:r w:rsidR="001D4543">
          <w:rPr>
            <w:noProof/>
            <w:webHidden/>
          </w:rPr>
          <w:t>3</w:t>
        </w:r>
        <w:r w:rsidR="00BD24D0">
          <w:rPr>
            <w:noProof/>
            <w:webHidden/>
          </w:rPr>
          <w:fldChar w:fldCharType="end"/>
        </w:r>
      </w:hyperlink>
    </w:p>
    <w:p w14:paraId="21C02A9A" w14:textId="770802DC"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5992" w:history="1">
        <w:r w:rsidR="00C3604D" w:rsidRPr="00A87B5A">
          <w:rPr>
            <w:rStyle w:val="Hyperlink"/>
            <w:noProof/>
          </w:rPr>
          <w:t>2.1</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Current objectives</w:t>
        </w:r>
        <w:r w:rsidR="00C3604D">
          <w:rPr>
            <w:noProof/>
            <w:webHidden/>
          </w:rPr>
          <w:tab/>
        </w:r>
        <w:r w:rsidR="00BD24D0">
          <w:rPr>
            <w:noProof/>
            <w:webHidden/>
          </w:rPr>
          <w:fldChar w:fldCharType="begin"/>
        </w:r>
        <w:r w:rsidR="00C3604D">
          <w:rPr>
            <w:noProof/>
            <w:webHidden/>
          </w:rPr>
          <w:instrText xml:space="preserve"> PAGEREF _Toc420935992 \h </w:instrText>
        </w:r>
        <w:r w:rsidR="00BD24D0">
          <w:rPr>
            <w:noProof/>
            <w:webHidden/>
          </w:rPr>
        </w:r>
        <w:r w:rsidR="00BD24D0">
          <w:rPr>
            <w:noProof/>
            <w:webHidden/>
          </w:rPr>
          <w:fldChar w:fldCharType="separate"/>
        </w:r>
        <w:r w:rsidR="001D4543">
          <w:rPr>
            <w:noProof/>
            <w:webHidden/>
          </w:rPr>
          <w:t>3</w:t>
        </w:r>
        <w:r w:rsidR="00BD24D0">
          <w:rPr>
            <w:noProof/>
            <w:webHidden/>
          </w:rPr>
          <w:fldChar w:fldCharType="end"/>
        </w:r>
      </w:hyperlink>
    </w:p>
    <w:p w14:paraId="642F2B83" w14:textId="0962A0AB"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5993" w:history="1">
        <w:r w:rsidR="00C3604D" w:rsidRPr="00A87B5A">
          <w:rPr>
            <w:rStyle w:val="Hyperlink"/>
            <w:noProof/>
            <w:lang w:eastAsia="en-GB"/>
          </w:rPr>
          <w:t>2.2</w:t>
        </w:r>
        <w:r w:rsidR="00C3604D">
          <w:rPr>
            <w:rFonts w:asciiTheme="minorHAnsi" w:eastAsiaTheme="minorEastAsia" w:hAnsiTheme="minorHAnsi" w:cstheme="minorBidi"/>
            <w:noProof/>
            <w:sz w:val="22"/>
            <w:szCs w:val="22"/>
            <w:lang w:val="nb-NO" w:eastAsia="nb-NO"/>
          </w:rPr>
          <w:tab/>
        </w:r>
        <w:r w:rsidR="00C3604D" w:rsidRPr="00A87B5A">
          <w:rPr>
            <w:rStyle w:val="Hyperlink"/>
            <w:noProof/>
            <w:lang w:eastAsia="en-GB"/>
          </w:rPr>
          <w:t>Survey Design</w:t>
        </w:r>
        <w:r w:rsidR="00C3604D">
          <w:rPr>
            <w:noProof/>
            <w:webHidden/>
          </w:rPr>
          <w:tab/>
        </w:r>
        <w:r w:rsidR="00BD24D0">
          <w:rPr>
            <w:noProof/>
            <w:webHidden/>
          </w:rPr>
          <w:fldChar w:fldCharType="begin"/>
        </w:r>
        <w:r w:rsidR="00C3604D">
          <w:rPr>
            <w:noProof/>
            <w:webHidden/>
          </w:rPr>
          <w:instrText xml:space="preserve"> PAGEREF _Toc420935993 \h </w:instrText>
        </w:r>
        <w:r w:rsidR="00BD24D0">
          <w:rPr>
            <w:noProof/>
            <w:webHidden/>
          </w:rPr>
        </w:r>
        <w:r w:rsidR="00BD24D0">
          <w:rPr>
            <w:noProof/>
            <w:webHidden/>
          </w:rPr>
          <w:fldChar w:fldCharType="separate"/>
        </w:r>
        <w:r w:rsidR="001D4543">
          <w:rPr>
            <w:noProof/>
            <w:webHidden/>
          </w:rPr>
          <w:t>3</w:t>
        </w:r>
        <w:r w:rsidR="00BD24D0">
          <w:rPr>
            <w:noProof/>
            <w:webHidden/>
          </w:rPr>
          <w:fldChar w:fldCharType="end"/>
        </w:r>
      </w:hyperlink>
    </w:p>
    <w:p w14:paraId="00A52B11" w14:textId="27BA8595"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5994" w:history="1">
        <w:r w:rsidR="00C3604D" w:rsidRPr="00A87B5A">
          <w:rPr>
            <w:rStyle w:val="Hyperlink"/>
            <w:noProof/>
          </w:rPr>
          <w:t>2.3</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GOV-trawl construction and rigging</w:t>
        </w:r>
        <w:r w:rsidR="00C3604D">
          <w:rPr>
            <w:noProof/>
            <w:webHidden/>
          </w:rPr>
          <w:tab/>
        </w:r>
        <w:r w:rsidR="00BD24D0">
          <w:rPr>
            <w:noProof/>
            <w:webHidden/>
          </w:rPr>
          <w:fldChar w:fldCharType="begin"/>
        </w:r>
        <w:r w:rsidR="00C3604D">
          <w:rPr>
            <w:noProof/>
            <w:webHidden/>
          </w:rPr>
          <w:instrText xml:space="preserve"> PAGEREF _Toc420935994 \h </w:instrText>
        </w:r>
        <w:r w:rsidR="00BD24D0">
          <w:rPr>
            <w:noProof/>
            <w:webHidden/>
          </w:rPr>
        </w:r>
        <w:r w:rsidR="00BD24D0">
          <w:rPr>
            <w:noProof/>
            <w:webHidden/>
          </w:rPr>
          <w:fldChar w:fldCharType="separate"/>
        </w:r>
        <w:r w:rsidR="001D4543">
          <w:rPr>
            <w:noProof/>
            <w:webHidden/>
          </w:rPr>
          <w:t>6</w:t>
        </w:r>
        <w:r w:rsidR="00BD24D0">
          <w:rPr>
            <w:noProof/>
            <w:webHidden/>
          </w:rPr>
          <w:fldChar w:fldCharType="end"/>
        </w:r>
      </w:hyperlink>
    </w:p>
    <w:p w14:paraId="5B71E2EC" w14:textId="39A36737"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5995" w:history="1">
        <w:r w:rsidR="00C3604D" w:rsidRPr="00A87B5A">
          <w:rPr>
            <w:rStyle w:val="Hyperlink"/>
            <w:noProof/>
          </w:rPr>
          <w:t>2.4</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Gear quality control</w:t>
        </w:r>
        <w:r w:rsidR="00C3604D">
          <w:rPr>
            <w:noProof/>
            <w:webHidden/>
          </w:rPr>
          <w:tab/>
        </w:r>
        <w:r w:rsidR="00BD24D0">
          <w:rPr>
            <w:noProof/>
            <w:webHidden/>
          </w:rPr>
          <w:fldChar w:fldCharType="begin"/>
        </w:r>
        <w:r w:rsidR="00C3604D">
          <w:rPr>
            <w:noProof/>
            <w:webHidden/>
          </w:rPr>
          <w:instrText xml:space="preserve"> PAGEREF _Toc420935995 \h </w:instrText>
        </w:r>
        <w:r w:rsidR="00BD24D0">
          <w:rPr>
            <w:noProof/>
            <w:webHidden/>
          </w:rPr>
        </w:r>
        <w:r w:rsidR="00BD24D0">
          <w:rPr>
            <w:noProof/>
            <w:webHidden/>
          </w:rPr>
          <w:fldChar w:fldCharType="separate"/>
        </w:r>
        <w:r w:rsidR="001D4543">
          <w:rPr>
            <w:noProof/>
            <w:webHidden/>
          </w:rPr>
          <w:t>14</w:t>
        </w:r>
        <w:r w:rsidR="00BD24D0">
          <w:rPr>
            <w:noProof/>
            <w:webHidden/>
          </w:rPr>
          <w:fldChar w:fldCharType="end"/>
        </w:r>
      </w:hyperlink>
    </w:p>
    <w:p w14:paraId="3B1B56F8" w14:textId="4CBB8AC3" w:rsidR="00C3604D" w:rsidRDefault="00CB4D13">
      <w:pPr>
        <w:pStyle w:val="TOC3"/>
        <w:tabs>
          <w:tab w:val="left" w:pos="2552"/>
        </w:tabs>
        <w:rPr>
          <w:rFonts w:asciiTheme="minorHAnsi" w:eastAsiaTheme="minorEastAsia" w:hAnsiTheme="minorHAnsi" w:cstheme="minorBidi"/>
          <w:noProof/>
          <w:sz w:val="22"/>
          <w:szCs w:val="22"/>
          <w:lang w:val="nb-NO" w:eastAsia="nb-NO"/>
        </w:rPr>
      </w:pPr>
      <w:hyperlink w:anchor="_Toc420935996" w:history="1">
        <w:r w:rsidR="00C3604D" w:rsidRPr="00A87B5A">
          <w:rPr>
            <w:rStyle w:val="Hyperlink"/>
            <w:noProof/>
          </w:rPr>
          <w:t>2.4.1</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Before and during the Survey</w:t>
        </w:r>
        <w:r w:rsidR="00C3604D">
          <w:rPr>
            <w:noProof/>
            <w:webHidden/>
          </w:rPr>
          <w:tab/>
        </w:r>
        <w:r w:rsidR="00BD24D0">
          <w:rPr>
            <w:noProof/>
            <w:webHidden/>
          </w:rPr>
          <w:fldChar w:fldCharType="begin"/>
        </w:r>
        <w:r w:rsidR="00C3604D">
          <w:rPr>
            <w:noProof/>
            <w:webHidden/>
          </w:rPr>
          <w:instrText xml:space="preserve"> PAGEREF _Toc420935996 \h </w:instrText>
        </w:r>
        <w:r w:rsidR="00BD24D0">
          <w:rPr>
            <w:noProof/>
            <w:webHidden/>
          </w:rPr>
        </w:r>
        <w:r w:rsidR="00BD24D0">
          <w:rPr>
            <w:noProof/>
            <w:webHidden/>
          </w:rPr>
          <w:fldChar w:fldCharType="separate"/>
        </w:r>
        <w:r w:rsidR="001D4543">
          <w:rPr>
            <w:noProof/>
            <w:webHidden/>
          </w:rPr>
          <w:t>14</w:t>
        </w:r>
        <w:r w:rsidR="00BD24D0">
          <w:rPr>
            <w:noProof/>
            <w:webHidden/>
          </w:rPr>
          <w:fldChar w:fldCharType="end"/>
        </w:r>
      </w:hyperlink>
    </w:p>
    <w:p w14:paraId="22E4483B" w14:textId="51C73640" w:rsidR="00C3604D" w:rsidRDefault="00CB4D13">
      <w:pPr>
        <w:pStyle w:val="TOC3"/>
        <w:tabs>
          <w:tab w:val="left" w:pos="2552"/>
        </w:tabs>
        <w:rPr>
          <w:rFonts w:asciiTheme="minorHAnsi" w:eastAsiaTheme="minorEastAsia" w:hAnsiTheme="minorHAnsi" w:cstheme="minorBidi"/>
          <w:noProof/>
          <w:sz w:val="22"/>
          <w:szCs w:val="22"/>
          <w:lang w:val="nb-NO" w:eastAsia="nb-NO"/>
        </w:rPr>
      </w:pPr>
      <w:hyperlink w:anchor="_Toc420935997" w:history="1">
        <w:r w:rsidR="00C3604D" w:rsidRPr="00A87B5A">
          <w:rPr>
            <w:rStyle w:val="Hyperlink"/>
            <w:noProof/>
          </w:rPr>
          <w:t>2.4.2</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Quality control during the survey</w:t>
        </w:r>
        <w:r w:rsidR="00C3604D">
          <w:rPr>
            <w:noProof/>
            <w:webHidden/>
          </w:rPr>
          <w:tab/>
        </w:r>
        <w:r w:rsidR="00BD24D0">
          <w:rPr>
            <w:noProof/>
            <w:webHidden/>
          </w:rPr>
          <w:fldChar w:fldCharType="begin"/>
        </w:r>
        <w:r w:rsidR="00C3604D">
          <w:rPr>
            <w:noProof/>
            <w:webHidden/>
          </w:rPr>
          <w:instrText xml:space="preserve"> PAGEREF _Toc420935997 \h </w:instrText>
        </w:r>
        <w:r w:rsidR="00BD24D0">
          <w:rPr>
            <w:noProof/>
            <w:webHidden/>
          </w:rPr>
        </w:r>
        <w:r w:rsidR="00BD24D0">
          <w:rPr>
            <w:noProof/>
            <w:webHidden/>
          </w:rPr>
          <w:fldChar w:fldCharType="separate"/>
        </w:r>
        <w:r w:rsidR="001D4543">
          <w:rPr>
            <w:noProof/>
            <w:webHidden/>
          </w:rPr>
          <w:t>16</w:t>
        </w:r>
        <w:r w:rsidR="00BD24D0">
          <w:rPr>
            <w:noProof/>
            <w:webHidden/>
          </w:rPr>
          <w:fldChar w:fldCharType="end"/>
        </w:r>
      </w:hyperlink>
    </w:p>
    <w:p w14:paraId="2AB3B4A2" w14:textId="6279262A" w:rsidR="00C3604D" w:rsidRDefault="00CB4D13">
      <w:pPr>
        <w:pStyle w:val="TOC3"/>
        <w:tabs>
          <w:tab w:val="left" w:pos="2552"/>
        </w:tabs>
        <w:rPr>
          <w:rFonts w:asciiTheme="minorHAnsi" w:eastAsiaTheme="minorEastAsia" w:hAnsiTheme="minorHAnsi" w:cstheme="minorBidi"/>
          <w:noProof/>
          <w:sz w:val="22"/>
          <w:szCs w:val="22"/>
          <w:lang w:val="nb-NO" w:eastAsia="nb-NO"/>
        </w:rPr>
      </w:pPr>
      <w:hyperlink w:anchor="_Toc420935998" w:history="1">
        <w:r w:rsidR="00C3604D" w:rsidRPr="00A87B5A">
          <w:rPr>
            <w:rStyle w:val="Hyperlink"/>
            <w:noProof/>
          </w:rPr>
          <w:t>2.4.3</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Quality control after a survey</w:t>
        </w:r>
        <w:r w:rsidR="00C3604D">
          <w:rPr>
            <w:noProof/>
            <w:webHidden/>
          </w:rPr>
          <w:tab/>
        </w:r>
        <w:r w:rsidR="00BD24D0">
          <w:rPr>
            <w:noProof/>
            <w:webHidden/>
          </w:rPr>
          <w:fldChar w:fldCharType="begin"/>
        </w:r>
        <w:r w:rsidR="00C3604D">
          <w:rPr>
            <w:noProof/>
            <w:webHidden/>
          </w:rPr>
          <w:instrText xml:space="preserve"> PAGEREF _Toc420935998 \h </w:instrText>
        </w:r>
        <w:r w:rsidR="00BD24D0">
          <w:rPr>
            <w:noProof/>
            <w:webHidden/>
          </w:rPr>
        </w:r>
        <w:r w:rsidR="00BD24D0">
          <w:rPr>
            <w:noProof/>
            <w:webHidden/>
          </w:rPr>
          <w:fldChar w:fldCharType="separate"/>
        </w:r>
        <w:r w:rsidR="001D4543">
          <w:rPr>
            <w:noProof/>
            <w:webHidden/>
          </w:rPr>
          <w:t>17</w:t>
        </w:r>
        <w:r w:rsidR="00BD24D0">
          <w:rPr>
            <w:noProof/>
            <w:webHidden/>
          </w:rPr>
          <w:fldChar w:fldCharType="end"/>
        </w:r>
      </w:hyperlink>
    </w:p>
    <w:p w14:paraId="4B258357" w14:textId="5CBA0F32"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5999" w:history="1">
        <w:r w:rsidR="00C3604D" w:rsidRPr="00A87B5A">
          <w:rPr>
            <w:rStyle w:val="Hyperlink"/>
            <w:noProof/>
          </w:rPr>
          <w:t>2.5</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Standard fishing method</w:t>
        </w:r>
        <w:r w:rsidR="00C3604D">
          <w:rPr>
            <w:noProof/>
            <w:webHidden/>
          </w:rPr>
          <w:tab/>
        </w:r>
        <w:r w:rsidR="00BD24D0">
          <w:rPr>
            <w:noProof/>
            <w:webHidden/>
          </w:rPr>
          <w:fldChar w:fldCharType="begin"/>
        </w:r>
        <w:r w:rsidR="00C3604D">
          <w:rPr>
            <w:noProof/>
            <w:webHidden/>
          </w:rPr>
          <w:instrText xml:space="preserve"> PAGEREF _Toc420935999 \h </w:instrText>
        </w:r>
        <w:r w:rsidR="00BD24D0">
          <w:rPr>
            <w:noProof/>
            <w:webHidden/>
          </w:rPr>
        </w:r>
        <w:r w:rsidR="00BD24D0">
          <w:rPr>
            <w:noProof/>
            <w:webHidden/>
          </w:rPr>
          <w:fldChar w:fldCharType="separate"/>
        </w:r>
        <w:r w:rsidR="001D4543">
          <w:rPr>
            <w:noProof/>
            <w:webHidden/>
          </w:rPr>
          <w:t>23</w:t>
        </w:r>
        <w:r w:rsidR="00BD24D0">
          <w:rPr>
            <w:noProof/>
            <w:webHidden/>
          </w:rPr>
          <w:fldChar w:fldCharType="end"/>
        </w:r>
      </w:hyperlink>
    </w:p>
    <w:p w14:paraId="792C8E4C" w14:textId="68E5C741"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6000" w:history="1">
        <w:r w:rsidR="00C3604D" w:rsidRPr="00A87B5A">
          <w:rPr>
            <w:rStyle w:val="Hyperlink"/>
            <w:noProof/>
          </w:rPr>
          <w:t>2.6</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Monitoring net geometry</w:t>
        </w:r>
        <w:r w:rsidR="00C3604D">
          <w:rPr>
            <w:noProof/>
            <w:webHidden/>
          </w:rPr>
          <w:tab/>
        </w:r>
        <w:r w:rsidR="00BD24D0">
          <w:rPr>
            <w:noProof/>
            <w:webHidden/>
          </w:rPr>
          <w:fldChar w:fldCharType="begin"/>
        </w:r>
        <w:r w:rsidR="00C3604D">
          <w:rPr>
            <w:noProof/>
            <w:webHidden/>
          </w:rPr>
          <w:instrText xml:space="preserve"> PAGEREF _Toc420936000 \h </w:instrText>
        </w:r>
        <w:r w:rsidR="00BD24D0">
          <w:rPr>
            <w:noProof/>
            <w:webHidden/>
          </w:rPr>
        </w:r>
        <w:r w:rsidR="00BD24D0">
          <w:rPr>
            <w:noProof/>
            <w:webHidden/>
          </w:rPr>
          <w:fldChar w:fldCharType="separate"/>
        </w:r>
        <w:r w:rsidR="001D4543">
          <w:rPr>
            <w:noProof/>
            <w:webHidden/>
          </w:rPr>
          <w:t>24</w:t>
        </w:r>
        <w:r w:rsidR="00BD24D0">
          <w:rPr>
            <w:noProof/>
            <w:webHidden/>
          </w:rPr>
          <w:fldChar w:fldCharType="end"/>
        </w:r>
      </w:hyperlink>
    </w:p>
    <w:p w14:paraId="3D5BF6D1" w14:textId="5219FD80"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6001" w:history="1">
        <w:r w:rsidR="00C3604D" w:rsidRPr="00A87B5A">
          <w:rPr>
            <w:rStyle w:val="Hyperlink"/>
            <w:noProof/>
          </w:rPr>
          <w:t>2.7</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Fishing Positions</w:t>
        </w:r>
        <w:r w:rsidR="00C3604D">
          <w:rPr>
            <w:noProof/>
            <w:webHidden/>
          </w:rPr>
          <w:tab/>
        </w:r>
        <w:r w:rsidR="00BD24D0">
          <w:rPr>
            <w:noProof/>
            <w:webHidden/>
          </w:rPr>
          <w:fldChar w:fldCharType="begin"/>
        </w:r>
        <w:r w:rsidR="00C3604D">
          <w:rPr>
            <w:noProof/>
            <w:webHidden/>
          </w:rPr>
          <w:instrText xml:space="preserve"> PAGEREF _Toc420936001 \h </w:instrText>
        </w:r>
        <w:r w:rsidR="00BD24D0">
          <w:rPr>
            <w:noProof/>
            <w:webHidden/>
          </w:rPr>
        </w:r>
        <w:r w:rsidR="00BD24D0">
          <w:rPr>
            <w:noProof/>
            <w:webHidden/>
          </w:rPr>
          <w:fldChar w:fldCharType="separate"/>
        </w:r>
        <w:r w:rsidR="001D4543">
          <w:rPr>
            <w:noProof/>
            <w:webHidden/>
          </w:rPr>
          <w:t>27</w:t>
        </w:r>
        <w:r w:rsidR="00BD24D0">
          <w:rPr>
            <w:noProof/>
            <w:webHidden/>
          </w:rPr>
          <w:fldChar w:fldCharType="end"/>
        </w:r>
      </w:hyperlink>
    </w:p>
    <w:p w14:paraId="0C18777C" w14:textId="4A1EFF20" w:rsidR="00C3604D" w:rsidRDefault="00CB4D13">
      <w:pPr>
        <w:pStyle w:val="TOC1"/>
        <w:rPr>
          <w:rFonts w:asciiTheme="minorHAnsi" w:eastAsiaTheme="minorEastAsia" w:hAnsiTheme="minorHAnsi" w:cstheme="minorBidi"/>
          <w:b w:val="0"/>
          <w:noProof/>
          <w:sz w:val="22"/>
          <w:szCs w:val="22"/>
          <w:lang w:val="nb-NO" w:eastAsia="nb-NO"/>
        </w:rPr>
      </w:pPr>
      <w:hyperlink w:anchor="_Toc420936002" w:history="1">
        <w:r w:rsidR="00C3604D" w:rsidRPr="00A87B5A">
          <w:rPr>
            <w:rStyle w:val="Hyperlink"/>
            <w:noProof/>
          </w:rPr>
          <w:t>3</w:t>
        </w:r>
        <w:r w:rsidR="00C3604D">
          <w:rPr>
            <w:rFonts w:asciiTheme="minorHAnsi" w:eastAsiaTheme="minorEastAsia" w:hAnsiTheme="minorHAnsi" w:cstheme="minorBidi"/>
            <w:b w:val="0"/>
            <w:noProof/>
            <w:sz w:val="22"/>
            <w:szCs w:val="22"/>
            <w:lang w:val="nb-NO" w:eastAsia="nb-NO"/>
          </w:rPr>
          <w:tab/>
        </w:r>
        <w:r w:rsidR="00C3604D" w:rsidRPr="00A87B5A">
          <w:rPr>
            <w:rStyle w:val="Hyperlink"/>
            <w:noProof/>
          </w:rPr>
          <w:t>Sampling of GOV-trawl catches</w:t>
        </w:r>
        <w:r w:rsidR="00C3604D">
          <w:rPr>
            <w:noProof/>
            <w:webHidden/>
          </w:rPr>
          <w:tab/>
        </w:r>
        <w:r w:rsidR="00BD24D0">
          <w:rPr>
            <w:noProof/>
            <w:webHidden/>
          </w:rPr>
          <w:fldChar w:fldCharType="begin"/>
        </w:r>
        <w:r w:rsidR="00C3604D">
          <w:rPr>
            <w:noProof/>
            <w:webHidden/>
          </w:rPr>
          <w:instrText xml:space="preserve"> PAGEREF _Toc420936002 \h </w:instrText>
        </w:r>
        <w:r w:rsidR="00BD24D0">
          <w:rPr>
            <w:noProof/>
            <w:webHidden/>
          </w:rPr>
        </w:r>
        <w:r w:rsidR="00BD24D0">
          <w:rPr>
            <w:noProof/>
            <w:webHidden/>
          </w:rPr>
          <w:fldChar w:fldCharType="separate"/>
        </w:r>
        <w:r w:rsidR="001D4543">
          <w:rPr>
            <w:noProof/>
            <w:webHidden/>
          </w:rPr>
          <w:t>29</w:t>
        </w:r>
        <w:r w:rsidR="00BD24D0">
          <w:rPr>
            <w:noProof/>
            <w:webHidden/>
          </w:rPr>
          <w:fldChar w:fldCharType="end"/>
        </w:r>
      </w:hyperlink>
    </w:p>
    <w:p w14:paraId="21AC956F" w14:textId="222E507C"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6003" w:history="1">
        <w:r w:rsidR="00C3604D" w:rsidRPr="00A87B5A">
          <w:rPr>
            <w:rStyle w:val="Hyperlink"/>
            <w:noProof/>
          </w:rPr>
          <w:t>3.1</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Catch sorting and sampling</w:t>
        </w:r>
        <w:r w:rsidR="00C3604D">
          <w:rPr>
            <w:noProof/>
            <w:webHidden/>
          </w:rPr>
          <w:tab/>
        </w:r>
        <w:r w:rsidR="00BD24D0">
          <w:rPr>
            <w:noProof/>
            <w:webHidden/>
          </w:rPr>
          <w:fldChar w:fldCharType="begin"/>
        </w:r>
        <w:r w:rsidR="00C3604D">
          <w:rPr>
            <w:noProof/>
            <w:webHidden/>
          </w:rPr>
          <w:instrText xml:space="preserve"> PAGEREF _Toc420936003 \h </w:instrText>
        </w:r>
        <w:r w:rsidR="00BD24D0">
          <w:rPr>
            <w:noProof/>
            <w:webHidden/>
          </w:rPr>
        </w:r>
        <w:r w:rsidR="00BD24D0">
          <w:rPr>
            <w:noProof/>
            <w:webHidden/>
          </w:rPr>
          <w:fldChar w:fldCharType="separate"/>
        </w:r>
        <w:r w:rsidR="001D4543">
          <w:rPr>
            <w:noProof/>
            <w:webHidden/>
          </w:rPr>
          <w:t>29</w:t>
        </w:r>
        <w:r w:rsidR="00BD24D0">
          <w:rPr>
            <w:noProof/>
            <w:webHidden/>
          </w:rPr>
          <w:fldChar w:fldCharType="end"/>
        </w:r>
      </w:hyperlink>
    </w:p>
    <w:p w14:paraId="74ED7E71" w14:textId="65D26110"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6004" w:history="1">
        <w:r w:rsidR="00C3604D" w:rsidRPr="00A87B5A">
          <w:rPr>
            <w:rStyle w:val="Hyperlink"/>
            <w:noProof/>
          </w:rPr>
          <w:t>3.2</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Length composition</w:t>
        </w:r>
        <w:r w:rsidR="00C3604D">
          <w:rPr>
            <w:noProof/>
            <w:webHidden/>
          </w:rPr>
          <w:tab/>
        </w:r>
        <w:r w:rsidR="00BD24D0">
          <w:rPr>
            <w:noProof/>
            <w:webHidden/>
          </w:rPr>
          <w:fldChar w:fldCharType="begin"/>
        </w:r>
        <w:r w:rsidR="00C3604D">
          <w:rPr>
            <w:noProof/>
            <w:webHidden/>
          </w:rPr>
          <w:instrText xml:space="preserve"> PAGEREF _Toc420936004 \h </w:instrText>
        </w:r>
        <w:r w:rsidR="00BD24D0">
          <w:rPr>
            <w:noProof/>
            <w:webHidden/>
          </w:rPr>
        </w:r>
        <w:r w:rsidR="00BD24D0">
          <w:rPr>
            <w:noProof/>
            <w:webHidden/>
          </w:rPr>
          <w:fldChar w:fldCharType="separate"/>
        </w:r>
        <w:r w:rsidR="001D4543">
          <w:rPr>
            <w:noProof/>
            <w:webHidden/>
          </w:rPr>
          <w:t>32</w:t>
        </w:r>
        <w:r w:rsidR="00BD24D0">
          <w:rPr>
            <w:noProof/>
            <w:webHidden/>
          </w:rPr>
          <w:fldChar w:fldCharType="end"/>
        </w:r>
      </w:hyperlink>
    </w:p>
    <w:p w14:paraId="56189AF4" w14:textId="52E28F9C"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6005" w:history="1">
        <w:r w:rsidR="00C3604D" w:rsidRPr="00A87B5A">
          <w:rPr>
            <w:rStyle w:val="Hyperlink"/>
            <w:noProof/>
          </w:rPr>
          <w:t>3.3</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Sampling for age, sex, and maturity</w:t>
        </w:r>
        <w:r w:rsidR="00C3604D">
          <w:rPr>
            <w:noProof/>
            <w:webHidden/>
          </w:rPr>
          <w:tab/>
        </w:r>
        <w:r w:rsidR="00BD24D0">
          <w:rPr>
            <w:noProof/>
            <w:webHidden/>
          </w:rPr>
          <w:fldChar w:fldCharType="begin"/>
        </w:r>
        <w:r w:rsidR="00C3604D">
          <w:rPr>
            <w:noProof/>
            <w:webHidden/>
          </w:rPr>
          <w:instrText xml:space="preserve"> PAGEREF _Toc420936005 \h </w:instrText>
        </w:r>
        <w:r w:rsidR="00BD24D0">
          <w:rPr>
            <w:noProof/>
            <w:webHidden/>
          </w:rPr>
        </w:r>
        <w:r w:rsidR="00BD24D0">
          <w:rPr>
            <w:noProof/>
            <w:webHidden/>
          </w:rPr>
          <w:fldChar w:fldCharType="separate"/>
        </w:r>
        <w:r w:rsidR="001D4543">
          <w:rPr>
            <w:noProof/>
            <w:webHidden/>
          </w:rPr>
          <w:t>33</w:t>
        </w:r>
        <w:r w:rsidR="00BD24D0">
          <w:rPr>
            <w:noProof/>
            <w:webHidden/>
          </w:rPr>
          <w:fldChar w:fldCharType="end"/>
        </w:r>
      </w:hyperlink>
    </w:p>
    <w:p w14:paraId="08FD5DAF" w14:textId="58AC239F"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6006" w:history="1">
        <w:r w:rsidR="00C3604D" w:rsidRPr="00A87B5A">
          <w:rPr>
            <w:rStyle w:val="Hyperlink"/>
            <w:noProof/>
          </w:rPr>
          <w:t>3.4</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Measurement types for invertebrates</w:t>
        </w:r>
        <w:r w:rsidR="00C3604D">
          <w:rPr>
            <w:noProof/>
            <w:webHidden/>
          </w:rPr>
          <w:tab/>
        </w:r>
        <w:r w:rsidR="00BD24D0">
          <w:rPr>
            <w:noProof/>
            <w:webHidden/>
          </w:rPr>
          <w:fldChar w:fldCharType="begin"/>
        </w:r>
        <w:r w:rsidR="00C3604D">
          <w:rPr>
            <w:noProof/>
            <w:webHidden/>
          </w:rPr>
          <w:instrText xml:space="preserve"> PAGEREF _Toc420936006 \h </w:instrText>
        </w:r>
        <w:r w:rsidR="00BD24D0">
          <w:rPr>
            <w:noProof/>
            <w:webHidden/>
          </w:rPr>
        </w:r>
        <w:r w:rsidR="00BD24D0">
          <w:rPr>
            <w:noProof/>
            <w:webHidden/>
          </w:rPr>
          <w:fldChar w:fldCharType="separate"/>
        </w:r>
        <w:r w:rsidR="001D4543">
          <w:rPr>
            <w:noProof/>
            <w:webHidden/>
          </w:rPr>
          <w:t>34</w:t>
        </w:r>
        <w:r w:rsidR="00BD24D0">
          <w:rPr>
            <w:noProof/>
            <w:webHidden/>
          </w:rPr>
          <w:fldChar w:fldCharType="end"/>
        </w:r>
      </w:hyperlink>
    </w:p>
    <w:p w14:paraId="7AFFAA48" w14:textId="5EDF5D55"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6007" w:history="1">
        <w:r w:rsidR="00C3604D" w:rsidRPr="00A87B5A">
          <w:rPr>
            <w:rStyle w:val="Hyperlink"/>
            <w:noProof/>
            <w:lang w:eastAsia="en-GB"/>
          </w:rPr>
          <w:t>3.5</w:t>
        </w:r>
        <w:r w:rsidR="00C3604D">
          <w:rPr>
            <w:rFonts w:asciiTheme="minorHAnsi" w:eastAsiaTheme="minorEastAsia" w:hAnsiTheme="minorHAnsi" w:cstheme="minorBidi"/>
            <w:noProof/>
            <w:sz w:val="22"/>
            <w:szCs w:val="22"/>
            <w:lang w:val="nb-NO" w:eastAsia="nb-NO"/>
          </w:rPr>
          <w:tab/>
        </w:r>
        <w:r w:rsidR="00C3604D" w:rsidRPr="00A87B5A">
          <w:rPr>
            <w:rStyle w:val="Hyperlink"/>
            <w:noProof/>
            <w:lang w:eastAsia="en-GB"/>
          </w:rPr>
          <w:t>Measurement types for deep-water species</w:t>
        </w:r>
        <w:r w:rsidR="00C3604D">
          <w:rPr>
            <w:noProof/>
            <w:webHidden/>
          </w:rPr>
          <w:tab/>
        </w:r>
        <w:r w:rsidR="00BD24D0">
          <w:rPr>
            <w:noProof/>
            <w:webHidden/>
          </w:rPr>
          <w:fldChar w:fldCharType="begin"/>
        </w:r>
        <w:r w:rsidR="00C3604D">
          <w:rPr>
            <w:noProof/>
            <w:webHidden/>
          </w:rPr>
          <w:instrText xml:space="preserve"> PAGEREF _Toc420936007 \h </w:instrText>
        </w:r>
        <w:r w:rsidR="00BD24D0">
          <w:rPr>
            <w:noProof/>
            <w:webHidden/>
          </w:rPr>
        </w:r>
        <w:r w:rsidR="00BD24D0">
          <w:rPr>
            <w:noProof/>
            <w:webHidden/>
          </w:rPr>
          <w:fldChar w:fldCharType="separate"/>
        </w:r>
        <w:r w:rsidR="001D4543">
          <w:rPr>
            <w:noProof/>
            <w:webHidden/>
          </w:rPr>
          <w:t>36</w:t>
        </w:r>
        <w:r w:rsidR="00BD24D0">
          <w:rPr>
            <w:noProof/>
            <w:webHidden/>
          </w:rPr>
          <w:fldChar w:fldCharType="end"/>
        </w:r>
      </w:hyperlink>
    </w:p>
    <w:p w14:paraId="3D3496B3" w14:textId="3A0C662A" w:rsidR="00C3604D" w:rsidRDefault="00CB4D13">
      <w:pPr>
        <w:pStyle w:val="TOC3"/>
        <w:tabs>
          <w:tab w:val="left" w:pos="2552"/>
        </w:tabs>
        <w:rPr>
          <w:rFonts w:asciiTheme="minorHAnsi" w:eastAsiaTheme="minorEastAsia" w:hAnsiTheme="minorHAnsi" w:cstheme="minorBidi"/>
          <w:noProof/>
          <w:sz w:val="22"/>
          <w:szCs w:val="22"/>
          <w:lang w:val="nb-NO" w:eastAsia="nb-NO"/>
        </w:rPr>
      </w:pPr>
      <w:hyperlink w:anchor="_Toc420936008" w:history="1">
        <w:r w:rsidR="00C3604D" w:rsidRPr="00A87B5A">
          <w:rPr>
            <w:rStyle w:val="Hyperlink"/>
            <w:noProof/>
            <w:lang w:eastAsia="en-GB"/>
          </w:rPr>
          <w:t>3.5.1</w:t>
        </w:r>
        <w:r w:rsidR="00C3604D">
          <w:rPr>
            <w:rFonts w:asciiTheme="minorHAnsi" w:eastAsiaTheme="minorEastAsia" w:hAnsiTheme="minorHAnsi" w:cstheme="minorBidi"/>
            <w:noProof/>
            <w:sz w:val="22"/>
            <w:szCs w:val="22"/>
            <w:lang w:val="nb-NO" w:eastAsia="nb-NO"/>
          </w:rPr>
          <w:tab/>
        </w:r>
        <w:r w:rsidR="00C3604D" w:rsidRPr="00A87B5A">
          <w:rPr>
            <w:rStyle w:val="Hyperlink"/>
            <w:noProof/>
            <w:lang w:eastAsia="en-GB"/>
          </w:rPr>
          <w:t>Smoothheads and Searsids (</w:t>
        </w:r>
        <w:r w:rsidR="00C3604D" w:rsidRPr="00A87B5A">
          <w:rPr>
            <w:rStyle w:val="Hyperlink"/>
            <w:i/>
            <w:noProof/>
            <w:lang w:eastAsia="en-GB"/>
          </w:rPr>
          <w:t>Alepocephalidae</w:t>
        </w:r>
        <w:r w:rsidR="00C3604D" w:rsidRPr="00A87B5A">
          <w:rPr>
            <w:rStyle w:val="Hyperlink"/>
            <w:noProof/>
            <w:lang w:eastAsia="en-GB"/>
          </w:rPr>
          <w:t xml:space="preserve"> and </w:t>
        </w:r>
        <w:r w:rsidR="00C3604D" w:rsidRPr="00A87B5A">
          <w:rPr>
            <w:rStyle w:val="Hyperlink"/>
            <w:i/>
            <w:noProof/>
            <w:lang w:eastAsia="en-GB"/>
          </w:rPr>
          <w:t>Searsidae</w:t>
        </w:r>
        <w:r w:rsidR="00C3604D" w:rsidRPr="00A87B5A">
          <w:rPr>
            <w:rStyle w:val="Hyperlink"/>
            <w:noProof/>
            <w:lang w:eastAsia="en-GB"/>
          </w:rPr>
          <w:t>)</w:t>
        </w:r>
        <w:r w:rsidR="00C3604D">
          <w:rPr>
            <w:noProof/>
            <w:webHidden/>
          </w:rPr>
          <w:tab/>
        </w:r>
        <w:r w:rsidR="00BD24D0">
          <w:rPr>
            <w:noProof/>
            <w:webHidden/>
          </w:rPr>
          <w:fldChar w:fldCharType="begin"/>
        </w:r>
        <w:r w:rsidR="00C3604D">
          <w:rPr>
            <w:noProof/>
            <w:webHidden/>
          </w:rPr>
          <w:instrText xml:space="preserve"> PAGEREF _Toc420936008 \h </w:instrText>
        </w:r>
        <w:r w:rsidR="00BD24D0">
          <w:rPr>
            <w:noProof/>
            <w:webHidden/>
          </w:rPr>
        </w:r>
        <w:r w:rsidR="00BD24D0">
          <w:rPr>
            <w:noProof/>
            <w:webHidden/>
          </w:rPr>
          <w:fldChar w:fldCharType="separate"/>
        </w:r>
        <w:r w:rsidR="001D4543">
          <w:rPr>
            <w:noProof/>
            <w:webHidden/>
          </w:rPr>
          <w:t>37</w:t>
        </w:r>
        <w:r w:rsidR="00BD24D0">
          <w:rPr>
            <w:noProof/>
            <w:webHidden/>
          </w:rPr>
          <w:fldChar w:fldCharType="end"/>
        </w:r>
      </w:hyperlink>
    </w:p>
    <w:p w14:paraId="25862553" w14:textId="08B81C66" w:rsidR="00C3604D" w:rsidRDefault="00CB4D13">
      <w:pPr>
        <w:pStyle w:val="TOC3"/>
        <w:tabs>
          <w:tab w:val="left" w:pos="2552"/>
        </w:tabs>
        <w:rPr>
          <w:rFonts w:asciiTheme="minorHAnsi" w:eastAsiaTheme="minorEastAsia" w:hAnsiTheme="minorHAnsi" w:cstheme="minorBidi"/>
          <w:noProof/>
          <w:sz w:val="22"/>
          <w:szCs w:val="22"/>
          <w:lang w:val="nb-NO" w:eastAsia="nb-NO"/>
        </w:rPr>
      </w:pPr>
      <w:hyperlink w:anchor="_Toc420936009" w:history="1">
        <w:r w:rsidR="00C3604D" w:rsidRPr="00A87B5A">
          <w:rPr>
            <w:rStyle w:val="Hyperlink"/>
            <w:noProof/>
            <w:lang w:eastAsia="en-GB"/>
          </w:rPr>
          <w:t>3.5.2</w:t>
        </w:r>
        <w:r w:rsidR="00C3604D">
          <w:rPr>
            <w:rFonts w:asciiTheme="minorHAnsi" w:eastAsiaTheme="minorEastAsia" w:hAnsiTheme="minorHAnsi" w:cstheme="minorBidi"/>
            <w:noProof/>
            <w:sz w:val="22"/>
            <w:szCs w:val="22"/>
            <w:lang w:val="nb-NO" w:eastAsia="nb-NO"/>
          </w:rPr>
          <w:tab/>
        </w:r>
        <w:r w:rsidR="00C3604D" w:rsidRPr="00A87B5A">
          <w:rPr>
            <w:rStyle w:val="Hyperlink"/>
            <w:noProof/>
            <w:lang w:eastAsia="en-GB"/>
          </w:rPr>
          <w:t>Grenadiers (</w:t>
        </w:r>
        <w:r w:rsidR="00C3604D" w:rsidRPr="00A87B5A">
          <w:rPr>
            <w:rStyle w:val="Hyperlink"/>
            <w:i/>
            <w:noProof/>
            <w:lang w:eastAsia="en-GB"/>
          </w:rPr>
          <w:t>Macrouridae</w:t>
        </w:r>
        <w:r w:rsidR="00C3604D" w:rsidRPr="00A87B5A">
          <w:rPr>
            <w:rStyle w:val="Hyperlink"/>
            <w:noProof/>
            <w:lang w:eastAsia="en-GB"/>
          </w:rPr>
          <w:t>)</w:t>
        </w:r>
        <w:r w:rsidR="00C3604D">
          <w:rPr>
            <w:noProof/>
            <w:webHidden/>
          </w:rPr>
          <w:tab/>
        </w:r>
        <w:r w:rsidR="00BD24D0">
          <w:rPr>
            <w:noProof/>
            <w:webHidden/>
          </w:rPr>
          <w:fldChar w:fldCharType="begin"/>
        </w:r>
        <w:r w:rsidR="00C3604D">
          <w:rPr>
            <w:noProof/>
            <w:webHidden/>
          </w:rPr>
          <w:instrText xml:space="preserve"> PAGEREF _Toc420936009 \h </w:instrText>
        </w:r>
        <w:r w:rsidR="00BD24D0">
          <w:rPr>
            <w:noProof/>
            <w:webHidden/>
          </w:rPr>
        </w:r>
        <w:r w:rsidR="00BD24D0">
          <w:rPr>
            <w:noProof/>
            <w:webHidden/>
          </w:rPr>
          <w:fldChar w:fldCharType="separate"/>
        </w:r>
        <w:r w:rsidR="001D4543">
          <w:rPr>
            <w:noProof/>
            <w:webHidden/>
          </w:rPr>
          <w:t>37</w:t>
        </w:r>
        <w:r w:rsidR="00BD24D0">
          <w:rPr>
            <w:noProof/>
            <w:webHidden/>
          </w:rPr>
          <w:fldChar w:fldCharType="end"/>
        </w:r>
      </w:hyperlink>
    </w:p>
    <w:p w14:paraId="2652A1E4" w14:textId="1A261EF1" w:rsidR="00C3604D" w:rsidRDefault="00CB4D13">
      <w:pPr>
        <w:pStyle w:val="TOC3"/>
        <w:tabs>
          <w:tab w:val="left" w:pos="2552"/>
        </w:tabs>
        <w:rPr>
          <w:rFonts w:asciiTheme="minorHAnsi" w:eastAsiaTheme="minorEastAsia" w:hAnsiTheme="minorHAnsi" w:cstheme="minorBidi"/>
          <w:noProof/>
          <w:sz w:val="22"/>
          <w:szCs w:val="22"/>
          <w:lang w:val="nb-NO" w:eastAsia="nb-NO"/>
        </w:rPr>
      </w:pPr>
      <w:hyperlink w:anchor="_Toc420936010" w:history="1">
        <w:r w:rsidR="00C3604D" w:rsidRPr="00A87B5A">
          <w:rPr>
            <w:rStyle w:val="Hyperlink"/>
            <w:noProof/>
            <w:lang w:eastAsia="en-GB"/>
          </w:rPr>
          <w:t>3.5.3</w:t>
        </w:r>
        <w:r w:rsidR="00C3604D">
          <w:rPr>
            <w:rFonts w:asciiTheme="minorHAnsi" w:eastAsiaTheme="minorEastAsia" w:hAnsiTheme="minorHAnsi" w:cstheme="minorBidi"/>
            <w:noProof/>
            <w:sz w:val="22"/>
            <w:szCs w:val="22"/>
            <w:lang w:val="nb-NO" w:eastAsia="nb-NO"/>
          </w:rPr>
          <w:tab/>
        </w:r>
        <w:r w:rsidR="00C3604D" w:rsidRPr="00A87B5A">
          <w:rPr>
            <w:rStyle w:val="Hyperlink"/>
            <w:noProof/>
            <w:lang w:eastAsia="en-GB"/>
          </w:rPr>
          <w:t>Chimaeridae (Rabbitfish)</w:t>
        </w:r>
        <w:r w:rsidR="00C3604D">
          <w:rPr>
            <w:noProof/>
            <w:webHidden/>
          </w:rPr>
          <w:tab/>
        </w:r>
        <w:r w:rsidR="00BD24D0">
          <w:rPr>
            <w:noProof/>
            <w:webHidden/>
          </w:rPr>
          <w:fldChar w:fldCharType="begin"/>
        </w:r>
        <w:r w:rsidR="00C3604D">
          <w:rPr>
            <w:noProof/>
            <w:webHidden/>
          </w:rPr>
          <w:instrText xml:space="preserve"> PAGEREF _Toc420936010 \h </w:instrText>
        </w:r>
        <w:r w:rsidR="00BD24D0">
          <w:rPr>
            <w:noProof/>
            <w:webHidden/>
          </w:rPr>
        </w:r>
        <w:r w:rsidR="00BD24D0">
          <w:rPr>
            <w:noProof/>
            <w:webHidden/>
          </w:rPr>
          <w:fldChar w:fldCharType="separate"/>
        </w:r>
        <w:r w:rsidR="001D4543">
          <w:rPr>
            <w:noProof/>
            <w:webHidden/>
          </w:rPr>
          <w:t>38</w:t>
        </w:r>
        <w:r w:rsidR="00BD24D0">
          <w:rPr>
            <w:noProof/>
            <w:webHidden/>
          </w:rPr>
          <w:fldChar w:fldCharType="end"/>
        </w:r>
      </w:hyperlink>
    </w:p>
    <w:p w14:paraId="4B197F45" w14:textId="437DCBA2"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6011" w:history="1">
        <w:r w:rsidR="00C3604D" w:rsidRPr="00A87B5A">
          <w:rPr>
            <w:rStyle w:val="Hyperlink"/>
            <w:noProof/>
          </w:rPr>
          <w:t>3.6</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Collection of marine litter from trawl</w:t>
        </w:r>
        <w:r w:rsidR="00C3604D">
          <w:rPr>
            <w:noProof/>
            <w:webHidden/>
          </w:rPr>
          <w:tab/>
        </w:r>
        <w:r w:rsidR="00BD24D0">
          <w:rPr>
            <w:noProof/>
            <w:webHidden/>
          </w:rPr>
          <w:fldChar w:fldCharType="begin"/>
        </w:r>
        <w:r w:rsidR="00C3604D">
          <w:rPr>
            <w:noProof/>
            <w:webHidden/>
          </w:rPr>
          <w:instrText xml:space="preserve"> PAGEREF _Toc420936011 \h </w:instrText>
        </w:r>
        <w:r w:rsidR="00BD24D0">
          <w:rPr>
            <w:noProof/>
            <w:webHidden/>
          </w:rPr>
        </w:r>
        <w:r w:rsidR="00BD24D0">
          <w:rPr>
            <w:noProof/>
            <w:webHidden/>
          </w:rPr>
          <w:fldChar w:fldCharType="separate"/>
        </w:r>
        <w:r w:rsidR="001D4543">
          <w:rPr>
            <w:noProof/>
            <w:webHidden/>
          </w:rPr>
          <w:t>38</w:t>
        </w:r>
        <w:r w:rsidR="00BD24D0">
          <w:rPr>
            <w:noProof/>
            <w:webHidden/>
          </w:rPr>
          <w:fldChar w:fldCharType="end"/>
        </w:r>
      </w:hyperlink>
    </w:p>
    <w:p w14:paraId="2C3452EF" w14:textId="4BF9D5A6" w:rsidR="00C3604D" w:rsidRDefault="00CB4D13">
      <w:pPr>
        <w:pStyle w:val="TOC1"/>
        <w:rPr>
          <w:rFonts w:asciiTheme="minorHAnsi" w:eastAsiaTheme="minorEastAsia" w:hAnsiTheme="minorHAnsi" w:cstheme="minorBidi"/>
          <w:b w:val="0"/>
          <w:noProof/>
          <w:sz w:val="22"/>
          <w:szCs w:val="22"/>
          <w:lang w:val="nb-NO" w:eastAsia="nb-NO"/>
        </w:rPr>
      </w:pPr>
      <w:hyperlink w:anchor="_Toc420936012" w:history="1">
        <w:r w:rsidR="00C3604D" w:rsidRPr="00A87B5A">
          <w:rPr>
            <w:rStyle w:val="Hyperlink"/>
            <w:noProof/>
          </w:rPr>
          <w:t>4</w:t>
        </w:r>
        <w:r w:rsidR="00C3604D">
          <w:rPr>
            <w:rFonts w:asciiTheme="minorHAnsi" w:eastAsiaTheme="minorEastAsia" w:hAnsiTheme="minorHAnsi" w:cstheme="minorBidi"/>
            <w:b w:val="0"/>
            <w:noProof/>
            <w:sz w:val="22"/>
            <w:szCs w:val="22"/>
            <w:lang w:val="nb-NO" w:eastAsia="nb-NO"/>
          </w:rPr>
          <w:tab/>
        </w:r>
        <w:r w:rsidR="00C3604D" w:rsidRPr="00A87B5A">
          <w:rPr>
            <w:rStyle w:val="Hyperlink"/>
            <w:noProof/>
          </w:rPr>
          <w:t>MIK net</w:t>
        </w:r>
        <w:r w:rsidR="00C3604D">
          <w:rPr>
            <w:noProof/>
            <w:webHidden/>
          </w:rPr>
          <w:tab/>
        </w:r>
        <w:r w:rsidR="00BD24D0">
          <w:rPr>
            <w:noProof/>
            <w:webHidden/>
          </w:rPr>
          <w:fldChar w:fldCharType="begin"/>
        </w:r>
        <w:r w:rsidR="00C3604D">
          <w:rPr>
            <w:noProof/>
            <w:webHidden/>
          </w:rPr>
          <w:instrText xml:space="preserve"> PAGEREF _Toc420936012 \h </w:instrText>
        </w:r>
        <w:r w:rsidR="00BD24D0">
          <w:rPr>
            <w:noProof/>
            <w:webHidden/>
          </w:rPr>
        </w:r>
        <w:r w:rsidR="00BD24D0">
          <w:rPr>
            <w:noProof/>
            <w:webHidden/>
          </w:rPr>
          <w:fldChar w:fldCharType="separate"/>
        </w:r>
        <w:r w:rsidR="001D4543">
          <w:rPr>
            <w:noProof/>
            <w:webHidden/>
          </w:rPr>
          <w:t>39</w:t>
        </w:r>
        <w:r w:rsidR="00BD24D0">
          <w:rPr>
            <w:noProof/>
            <w:webHidden/>
          </w:rPr>
          <w:fldChar w:fldCharType="end"/>
        </w:r>
      </w:hyperlink>
    </w:p>
    <w:p w14:paraId="6E5E5EA2" w14:textId="4A862C4D" w:rsidR="00C3604D" w:rsidRDefault="00CB4D13">
      <w:pPr>
        <w:pStyle w:val="TOC2"/>
        <w:tabs>
          <w:tab w:val="left" w:pos="936"/>
        </w:tabs>
        <w:rPr>
          <w:rFonts w:asciiTheme="minorHAnsi" w:eastAsiaTheme="minorEastAsia" w:hAnsiTheme="minorHAnsi" w:cstheme="minorBidi"/>
          <w:noProof/>
          <w:sz w:val="22"/>
          <w:szCs w:val="22"/>
          <w:lang w:val="nb-NO" w:eastAsia="nb-NO"/>
        </w:rPr>
      </w:pPr>
      <w:hyperlink w:anchor="_Toc420936013" w:history="1">
        <w:r w:rsidR="00C3604D" w:rsidRPr="00A87B5A">
          <w:rPr>
            <w:rStyle w:val="Hyperlink"/>
            <w:noProof/>
          </w:rPr>
          <w:t>4.1</w:t>
        </w:r>
        <w:r w:rsidR="00C3604D">
          <w:rPr>
            <w:rFonts w:asciiTheme="minorHAnsi" w:eastAsiaTheme="minorEastAsia" w:hAnsiTheme="minorHAnsi" w:cstheme="minorBidi"/>
            <w:noProof/>
            <w:sz w:val="22"/>
            <w:szCs w:val="22"/>
            <w:lang w:val="nb-NO" w:eastAsia="nb-NO"/>
          </w:rPr>
          <w:tab/>
        </w:r>
        <w:r w:rsidR="00C3604D" w:rsidRPr="00A87B5A">
          <w:rPr>
            <w:rStyle w:val="Hyperlink"/>
            <w:noProof/>
          </w:rPr>
          <w:t>Q1 sampling</w:t>
        </w:r>
        <w:r w:rsidR="00C3604D">
          <w:rPr>
            <w:noProof/>
            <w:webHidden/>
          </w:rPr>
          <w:tab/>
        </w:r>
        <w:r w:rsidR="00BD24D0">
          <w:rPr>
            <w:noProof/>
            <w:webHidden/>
          </w:rPr>
          <w:fldChar w:fldCharType="begin"/>
        </w:r>
        <w:r w:rsidR="00C3604D">
          <w:rPr>
            <w:noProof/>
            <w:webHidden/>
          </w:rPr>
          <w:instrText xml:space="preserve"> PAGEREF _Toc420936013 \h </w:instrText>
        </w:r>
        <w:r w:rsidR="00BD24D0">
          <w:rPr>
            <w:noProof/>
            <w:webHidden/>
          </w:rPr>
        </w:r>
        <w:r w:rsidR="00BD24D0">
          <w:rPr>
            <w:noProof/>
            <w:webHidden/>
          </w:rPr>
          <w:fldChar w:fldCharType="separate"/>
        </w:r>
        <w:r w:rsidR="001D4543">
          <w:rPr>
            <w:noProof/>
            <w:webHidden/>
          </w:rPr>
          <w:t>39</w:t>
        </w:r>
        <w:r w:rsidR="00BD24D0">
          <w:rPr>
            <w:noProof/>
            <w:webHidden/>
          </w:rPr>
          <w:fldChar w:fldCharType="end"/>
        </w:r>
      </w:hyperlink>
    </w:p>
    <w:p w14:paraId="35615574" w14:textId="185E6E80" w:rsidR="00C3604D" w:rsidRDefault="00CB4D13">
      <w:pPr>
        <w:pStyle w:val="TOC1"/>
        <w:rPr>
          <w:rFonts w:asciiTheme="minorHAnsi" w:eastAsiaTheme="minorEastAsia" w:hAnsiTheme="minorHAnsi" w:cstheme="minorBidi"/>
          <w:b w:val="0"/>
          <w:noProof/>
          <w:sz w:val="22"/>
          <w:szCs w:val="22"/>
          <w:lang w:val="nb-NO" w:eastAsia="nb-NO"/>
        </w:rPr>
      </w:pPr>
      <w:hyperlink w:anchor="_Toc420936014" w:history="1">
        <w:r w:rsidR="00C3604D" w:rsidRPr="00A87B5A">
          <w:rPr>
            <w:rStyle w:val="Hyperlink"/>
            <w:noProof/>
          </w:rPr>
          <w:t>5</w:t>
        </w:r>
        <w:r w:rsidR="00C3604D">
          <w:rPr>
            <w:rFonts w:asciiTheme="minorHAnsi" w:eastAsiaTheme="minorEastAsia" w:hAnsiTheme="minorHAnsi" w:cstheme="minorBidi"/>
            <w:b w:val="0"/>
            <w:noProof/>
            <w:sz w:val="22"/>
            <w:szCs w:val="22"/>
            <w:lang w:val="nb-NO" w:eastAsia="nb-NO"/>
          </w:rPr>
          <w:tab/>
        </w:r>
        <w:r w:rsidR="00C3604D" w:rsidRPr="00A87B5A">
          <w:rPr>
            <w:rStyle w:val="Hyperlink"/>
            <w:noProof/>
          </w:rPr>
          <w:t>Environmental data</w:t>
        </w:r>
        <w:r w:rsidR="00C3604D">
          <w:rPr>
            <w:noProof/>
            <w:webHidden/>
          </w:rPr>
          <w:tab/>
        </w:r>
        <w:r w:rsidR="00BD24D0">
          <w:rPr>
            <w:noProof/>
            <w:webHidden/>
          </w:rPr>
          <w:fldChar w:fldCharType="begin"/>
        </w:r>
        <w:r w:rsidR="00C3604D">
          <w:rPr>
            <w:noProof/>
            <w:webHidden/>
          </w:rPr>
          <w:instrText xml:space="preserve"> PAGEREF _Toc420936014 \h </w:instrText>
        </w:r>
        <w:r w:rsidR="00BD24D0">
          <w:rPr>
            <w:noProof/>
            <w:webHidden/>
          </w:rPr>
        </w:r>
        <w:r w:rsidR="00BD24D0">
          <w:rPr>
            <w:noProof/>
            <w:webHidden/>
          </w:rPr>
          <w:fldChar w:fldCharType="separate"/>
        </w:r>
        <w:r w:rsidR="001D4543">
          <w:rPr>
            <w:noProof/>
            <w:webHidden/>
          </w:rPr>
          <w:t>39</w:t>
        </w:r>
        <w:r w:rsidR="00BD24D0">
          <w:rPr>
            <w:noProof/>
            <w:webHidden/>
          </w:rPr>
          <w:fldChar w:fldCharType="end"/>
        </w:r>
      </w:hyperlink>
    </w:p>
    <w:p w14:paraId="72180C7E" w14:textId="79C1E6E2" w:rsidR="00C3604D" w:rsidRDefault="00CB4D13">
      <w:pPr>
        <w:pStyle w:val="TOC1"/>
        <w:rPr>
          <w:rFonts w:asciiTheme="minorHAnsi" w:eastAsiaTheme="minorEastAsia" w:hAnsiTheme="minorHAnsi" w:cstheme="minorBidi"/>
          <w:b w:val="0"/>
          <w:noProof/>
          <w:sz w:val="22"/>
          <w:szCs w:val="22"/>
          <w:lang w:val="nb-NO" w:eastAsia="nb-NO"/>
        </w:rPr>
      </w:pPr>
      <w:hyperlink w:anchor="_Toc420936015" w:history="1">
        <w:r w:rsidR="00C3604D" w:rsidRPr="00A87B5A">
          <w:rPr>
            <w:rStyle w:val="Hyperlink"/>
            <w:noProof/>
          </w:rPr>
          <w:t>6</w:t>
        </w:r>
        <w:r w:rsidR="00C3604D">
          <w:rPr>
            <w:rFonts w:asciiTheme="minorHAnsi" w:eastAsiaTheme="minorEastAsia" w:hAnsiTheme="minorHAnsi" w:cstheme="minorBidi"/>
            <w:b w:val="0"/>
            <w:noProof/>
            <w:sz w:val="22"/>
            <w:szCs w:val="22"/>
            <w:lang w:val="nb-NO" w:eastAsia="nb-NO"/>
          </w:rPr>
          <w:tab/>
        </w:r>
        <w:r w:rsidR="00C3604D" w:rsidRPr="00A87B5A">
          <w:rPr>
            <w:rStyle w:val="Hyperlink"/>
            <w:noProof/>
          </w:rPr>
          <w:t>Exchange specifications for IBTS data</w:t>
        </w:r>
        <w:r w:rsidR="00C3604D">
          <w:rPr>
            <w:noProof/>
            <w:webHidden/>
          </w:rPr>
          <w:tab/>
        </w:r>
        <w:r w:rsidR="00BD24D0">
          <w:rPr>
            <w:noProof/>
            <w:webHidden/>
          </w:rPr>
          <w:fldChar w:fldCharType="begin"/>
        </w:r>
        <w:r w:rsidR="00C3604D">
          <w:rPr>
            <w:noProof/>
            <w:webHidden/>
          </w:rPr>
          <w:instrText xml:space="preserve"> PAGEREF _Toc420936015 \h </w:instrText>
        </w:r>
        <w:r w:rsidR="00BD24D0">
          <w:rPr>
            <w:noProof/>
            <w:webHidden/>
          </w:rPr>
        </w:r>
        <w:r w:rsidR="00BD24D0">
          <w:rPr>
            <w:noProof/>
            <w:webHidden/>
          </w:rPr>
          <w:fldChar w:fldCharType="separate"/>
        </w:r>
        <w:r w:rsidR="001D4543">
          <w:rPr>
            <w:noProof/>
            <w:webHidden/>
          </w:rPr>
          <w:t>40</w:t>
        </w:r>
        <w:r w:rsidR="00BD24D0">
          <w:rPr>
            <w:noProof/>
            <w:webHidden/>
          </w:rPr>
          <w:fldChar w:fldCharType="end"/>
        </w:r>
      </w:hyperlink>
    </w:p>
    <w:p w14:paraId="1FA4374F" w14:textId="1EC369C2" w:rsidR="00C3604D" w:rsidRDefault="00CB4D13">
      <w:pPr>
        <w:pStyle w:val="TOC1"/>
        <w:rPr>
          <w:rFonts w:asciiTheme="minorHAnsi" w:eastAsiaTheme="minorEastAsia" w:hAnsiTheme="minorHAnsi" w:cstheme="minorBidi"/>
          <w:b w:val="0"/>
          <w:noProof/>
          <w:sz w:val="22"/>
          <w:szCs w:val="22"/>
          <w:lang w:val="nb-NO" w:eastAsia="nb-NO"/>
        </w:rPr>
      </w:pPr>
      <w:hyperlink w:anchor="_Toc420936016" w:history="1">
        <w:r w:rsidR="00C3604D" w:rsidRPr="00A87B5A">
          <w:rPr>
            <w:rStyle w:val="Hyperlink"/>
            <w:noProof/>
          </w:rPr>
          <w:t>7</w:t>
        </w:r>
        <w:r w:rsidR="00C3604D">
          <w:rPr>
            <w:rFonts w:asciiTheme="minorHAnsi" w:eastAsiaTheme="minorEastAsia" w:hAnsiTheme="minorHAnsi" w:cstheme="minorBidi"/>
            <w:b w:val="0"/>
            <w:noProof/>
            <w:sz w:val="22"/>
            <w:szCs w:val="22"/>
            <w:lang w:val="nb-NO" w:eastAsia="nb-NO"/>
          </w:rPr>
          <w:tab/>
        </w:r>
        <w:r w:rsidR="00C3604D" w:rsidRPr="00A87B5A">
          <w:rPr>
            <w:rStyle w:val="Hyperlink"/>
            <w:noProof/>
          </w:rPr>
          <w:t>References</w:t>
        </w:r>
        <w:r w:rsidR="00C3604D">
          <w:rPr>
            <w:noProof/>
            <w:webHidden/>
          </w:rPr>
          <w:tab/>
        </w:r>
        <w:r w:rsidR="00BD24D0">
          <w:rPr>
            <w:noProof/>
            <w:webHidden/>
          </w:rPr>
          <w:fldChar w:fldCharType="begin"/>
        </w:r>
        <w:r w:rsidR="00C3604D">
          <w:rPr>
            <w:noProof/>
            <w:webHidden/>
          </w:rPr>
          <w:instrText xml:space="preserve"> PAGEREF _Toc420936016 \h </w:instrText>
        </w:r>
        <w:r w:rsidR="00BD24D0">
          <w:rPr>
            <w:noProof/>
            <w:webHidden/>
          </w:rPr>
        </w:r>
        <w:r w:rsidR="00BD24D0">
          <w:rPr>
            <w:noProof/>
            <w:webHidden/>
          </w:rPr>
          <w:fldChar w:fldCharType="separate"/>
        </w:r>
        <w:r w:rsidR="001D4543">
          <w:rPr>
            <w:noProof/>
            <w:webHidden/>
          </w:rPr>
          <w:t>45</w:t>
        </w:r>
        <w:r w:rsidR="00BD24D0">
          <w:rPr>
            <w:noProof/>
            <w:webHidden/>
          </w:rPr>
          <w:fldChar w:fldCharType="end"/>
        </w:r>
      </w:hyperlink>
    </w:p>
    <w:p w14:paraId="79EA9D26" w14:textId="49BD027B" w:rsidR="00C3604D" w:rsidRDefault="00CB4D13">
      <w:pPr>
        <w:pStyle w:val="TOC1"/>
        <w:rPr>
          <w:rFonts w:asciiTheme="minorHAnsi" w:eastAsiaTheme="minorEastAsia" w:hAnsiTheme="minorHAnsi" w:cstheme="minorBidi"/>
          <w:b w:val="0"/>
          <w:noProof/>
          <w:sz w:val="22"/>
          <w:szCs w:val="22"/>
          <w:lang w:val="nb-NO" w:eastAsia="nb-NO"/>
        </w:rPr>
      </w:pPr>
      <w:hyperlink w:anchor="_Toc420936017" w:history="1">
        <w:r w:rsidR="00C3604D" w:rsidRPr="00A87B5A">
          <w:rPr>
            <w:rStyle w:val="Hyperlink"/>
            <w:noProof/>
          </w:rPr>
          <w:t>Annex 1: Current rectangle allocation between nations</w:t>
        </w:r>
        <w:r w:rsidR="00C3604D">
          <w:rPr>
            <w:noProof/>
            <w:webHidden/>
          </w:rPr>
          <w:tab/>
        </w:r>
        <w:r w:rsidR="00BD24D0">
          <w:rPr>
            <w:noProof/>
            <w:webHidden/>
          </w:rPr>
          <w:fldChar w:fldCharType="begin"/>
        </w:r>
        <w:r w:rsidR="00C3604D">
          <w:rPr>
            <w:noProof/>
            <w:webHidden/>
          </w:rPr>
          <w:instrText xml:space="preserve"> PAGEREF _Toc420936017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389BB7A3" w14:textId="7314FBB4" w:rsidR="00C3604D" w:rsidRDefault="00CB4D13">
      <w:pPr>
        <w:pStyle w:val="TOC1"/>
        <w:rPr>
          <w:rFonts w:asciiTheme="minorHAnsi" w:eastAsiaTheme="minorEastAsia" w:hAnsiTheme="minorHAnsi" w:cstheme="minorBidi"/>
          <w:b w:val="0"/>
          <w:noProof/>
          <w:sz w:val="22"/>
          <w:szCs w:val="22"/>
          <w:lang w:val="nb-NO" w:eastAsia="nb-NO"/>
        </w:rPr>
      </w:pPr>
      <w:hyperlink w:anchor="_Toc420936018" w:history="1">
        <w:r w:rsidR="00C3604D" w:rsidRPr="00A87B5A">
          <w:rPr>
            <w:rStyle w:val="Hyperlink"/>
            <w:noProof/>
          </w:rPr>
          <w:t>Annex 2: History of the IBTSWG survey and manual</w:t>
        </w:r>
        <w:r w:rsidR="00C3604D">
          <w:rPr>
            <w:noProof/>
            <w:webHidden/>
          </w:rPr>
          <w:tab/>
        </w:r>
        <w:r w:rsidR="00BD24D0">
          <w:rPr>
            <w:noProof/>
            <w:webHidden/>
          </w:rPr>
          <w:fldChar w:fldCharType="begin"/>
        </w:r>
        <w:r w:rsidR="00C3604D">
          <w:rPr>
            <w:noProof/>
            <w:webHidden/>
          </w:rPr>
          <w:instrText xml:space="preserve"> PAGEREF _Toc420936018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48E0B35E" w14:textId="07090C20" w:rsidR="00C3604D" w:rsidRDefault="00CB4D13">
      <w:pPr>
        <w:pStyle w:val="TOC1"/>
        <w:rPr>
          <w:rFonts w:asciiTheme="minorHAnsi" w:eastAsiaTheme="minorEastAsia" w:hAnsiTheme="minorHAnsi" w:cstheme="minorBidi"/>
          <w:b w:val="0"/>
          <w:noProof/>
          <w:sz w:val="22"/>
          <w:szCs w:val="22"/>
          <w:lang w:val="nb-NO" w:eastAsia="nb-NO"/>
        </w:rPr>
      </w:pPr>
      <w:hyperlink w:anchor="_Toc420936019" w:history="1">
        <w:r w:rsidR="00C3604D" w:rsidRPr="00A87B5A">
          <w:rPr>
            <w:rStyle w:val="Hyperlink"/>
            <w:noProof/>
          </w:rPr>
          <w:t>Annex 3: IBTS standard gear check sheet 1</w:t>
        </w:r>
        <w:r w:rsidR="00C3604D">
          <w:rPr>
            <w:noProof/>
            <w:webHidden/>
          </w:rPr>
          <w:tab/>
        </w:r>
        <w:r w:rsidR="00BD24D0">
          <w:rPr>
            <w:noProof/>
            <w:webHidden/>
          </w:rPr>
          <w:fldChar w:fldCharType="begin"/>
        </w:r>
        <w:r w:rsidR="00C3604D">
          <w:rPr>
            <w:noProof/>
            <w:webHidden/>
          </w:rPr>
          <w:instrText xml:space="preserve"> PAGEREF _Toc420936019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6F4DFE1A" w14:textId="0122D21D" w:rsidR="00C3604D" w:rsidRDefault="00CB4D13">
      <w:pPr>
        <w:pStyle w:val="TOC1"/>
        <w:rPr>
          <w:rFonts w:asciiTheme="minorHAnsi" w:eastAsiaTheme="minorEastAsia" w:hAnsiTheme="minorHAnsi" w:cstheme="minorBidi"/>
          <w:b w:val="0"/>
          <w:noProof/>
          <w:sz w:val="22"/>
          <w:szCs w:val="22"/>
          <w:lang w:val="nb-NO" w:eastAsia="nb-NO"/>
        </w:rPr>
      </w:pPr>
      <w:hyperlink w:anchor="_Toc420936020" w:history="1">
        <w:r w:rsidR="00C3604D" w:rsidRPr="00A87B5A">
          <w:rPr>
            <w:rStyle w:val="Hyperlink"/>
            <w:noProof/>
          </w:rPr>
          <w:t>Annex 4: IBTS standard gear check sheet 2</w:t>
        </w:r>
        <w:r w:rsidR="00C3604D">
          <w:rPr>
            <w:noProof/>
            <w:webHidden/>
          </w:rPr>
          <w:tab/>
        </w:r>
        <w:r w:rsidR="00BD24D0">
          <w:rPr>
            <w:noProof/>
            <w:webHidden/>
          </w:rPr>
          <w:fldChar w:fldCharType="begin"/>
        </w:r>
        <w:r w:rsidR="00C3604D">
          <w:rPr>
            <w:noProof/>
            <w:webHidden/>
          </w:rPr>
          <w:instrText xml:space="preserve"> PAGEREF _Toc420936020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1E1A2D4C" w14:textId="2FE355A3" w:rsidR="00C3604D" w:rsidRDefault="00CB4D13">
      <w:pPr>
        <w:pStyle w:val="TOC1"/>
        <w:rPr>
          <w:rFonts w:asciiTheme="minorHAnsi" w:eastAsiaTheme="minorEastAsia" w:hAnsiTheme="minorHAnsi" w:cstheme="minorBidi"/>
          <w:b w:val="0"/>
          <w:noProof/>
          <w:sz w:val="22"/>
          <w:szCs w:val="22"/>
          <w:lang w:val="nb-NO" w:eastAsia="nb-NO"/>
        </w:rPr>
      </w:pPr>
      <w:hyperlink w:anchor="_Toc420936021" w:history="1">
        <w:r w:rsidR="00C3604D" w:rsidRPr="00A87B5A">
          <w:rPr>
            <w:rStyle w:val="Hyperlink"/>
            <w:noProof/>
          </w:rPr>
          <w:t>Annex 5: IBTS standard gear check sheet 3</w:t>
        </w:r>
        <w:r w:rsidR="00C3604D">
          <w:rPr>
            <w:noProof/>
            <w:webHidden/>
          </w:rPr>
          <w:tab/>
        </w:r>
        <w:r w:rsidR="00BD24D0">
          <w:rPr>
            <w:noProof/>
            <w:webHidden/>
          </w:rPr>
          <w:fldChar w:fldCharType="begin"/>
        </w:r>
        <w:r w:rsidR="00C3604D">
          <w:rPr>
            <w:noProof/>
            <w:webHidden/>
          </w:rPr>
          <w:instrText xml:space="preserve"> PAGEREF _Toc420936021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6D488E34" w14:textId="3F592369" w:rsidR="00C3604D" w:rsidRDefault="00CB4D13">
      <w:pPr>
        <w:pStyle w:val="TOC1"/>
        <w:rPr>
          <w:rFonts w:asciiTheme="minorHAnsi" w:eastAsiaTheme="minorEastAsia" w:hAnsiTheme="minorHAnsi" w:cstheme="minorBidi"/>
          <w:b w:val="0"/>
          <w:noProof/>
          <w:sz w:val="22"/>
          <w:szCs w:val="22"/>
          <w:lang w:val="nb-NO" w:eastAsia="nb-NO"/>
        </w:rPr>
      </w:pPr>
      <w:hyperlink w:anchor="_Toc420936022" w:history="1">
        <w:r w:rsidR="00C3604D" w:rsidRPr="00A87B5A">
          <w:rPr>
            <w:rStyle w:val="Hyperlink"/>
            <w:noProof/>
          </w:rPr>
          <w:t>Annex 6a: IBTS standard gear check sheet 4 – Groundgear A</w:t>
        </w:r>
        <w:r w:rsidR="00C3604D">
          <w:rPr>
            <w:noProof/>
            <w:webHidden/>
          </w:rPr>
          <w:tab/>
        </w:r>
        <w:r w:rsidR="00BD24D0">
          <w:rPr>
            <w:noProof/>
            <w:webHidden/>
          </w:rPr>
          <w:fldChar w:fldCharType="begin"/>
        </w:r>
        <w:r w:rsidR="00C3604D">
          <w:rPr>
            <w:noProof/>
            <w:webHidden/>
          </w:rPr>
          <w:instrText xml:space="preserve"> PAGEREF _Toc420936022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138459AE" w14:textId="59B04647" w:rsidR="00C3604D" w:rsidRDefault="00CB4D13">
      <w:pPr>
        <w:pStyle w:val="TOC1"/>
        <w:rPr>
          <w:rFonts w:asciiTheme="minorHAnsi" w:eastAsiaTheme="minorEastAsia" w:hAnsiTheme="minorHAnsi" w:cstheme="minorBidi"/>
          <w:b w:val="0"/>
          <w:noProof/>
          <w:sz w:val="22"/>
          <w:szCs w:val="22"/>
          <w:lang w:val="nb-NO" w:eastAsia="nb-NO"/>
        </w:rPr>
      </w:pPr>
      <w:hyperlink w:anchor="_Toc420936023" w:history="1">
        <w:r w:rsidR="00C3604D" w:rsidRPr="00A87B5A">
          <w:rPr>
            <w:rStyle w:val="Hyperlink"/>
            <w:noProof/>
          </w:rPr>
          <w:t>Annex 6b: IBTS standard gear check sheet 4 – Groundgear B</w:t>
        </w:r>
        <w:r w:rsidR="00C3604D">
          <w:rPr>
            <w:noProof/>
            <w:webHidden/>
          </w:rPr>
          <w:tab/>
        </w:r>
        <w:r w:rsidR="00BD24D0">
          <w:rPr>
            <w:noProof/>
            <w:webHidden/>
          </w:rPr>
          <w:fldChar w:fldCharType="begin"/>
        </w:r>
        <w:r w:rsidR="00C3604D">
          <w:rPr>
            <w:noProof/>
            <w:webHidden/>
          </w:rPr>
          <w:instrText xml:space="preserve"> PAGEREF _Toc420936023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57711431" w14:textId="5A84ECC1" w:rsidR="00C3604D" w:rsidRDefault="00CB4D13">
      <w:pPr>
        <w:pStyle w:val="TOC1"/>
        <w:rPr>
          <w:rFonts w:asciiTheme="minorHAnsi" w:eastAsiaTheme="minorEastAsia" w:hAnsiTheme="minorHAnsi" w:cstheme="minorBidi"/>
          <w:b w:val="0"/>
          <w:noProof/>
          <w:sz w:val="22"/>
          <w:szCs w:val="22"/>
          <w:lang w:val="nb-NO" w:eastAsia="nb-NO"/>
        </w:rPr>
      </w:pPr>
      <w:hyperlink w:anchor="_Toc420936024" w:history="1">
        <w:r w:rsidR="00C3604D" w:rsidRPr="00A87B5A">
          <w:rPr>
            <w:rStyle w:val="Hyperlink"/>
            <w:noProof/>
          </w:rPr>
          <w:t>Annex 7: Summary of catch processing per nation during North Sea Q1 IBTS</w:t>
        </w:r>
        <w:r w:rsidR="00C3604D">
          <w:rPr>
            <w:noProof/>
            <w:webHidden/>
          </w:rPr>
          <w:tab/>
        </w:r>
        <w:r w:rsidR="00BD24D0">
          <w:rPr>
            <w:noProof/>
            <w:webHidden/>
          </w:rPr>
          <w:fldChar w:fldCharType="begin"/>
        </w:r>
        <w:r w:rsidR="00C3604D">
          <w:rPr>
            <w:noProof/>
            <w:webHidden/>
          </w:rPr>
          <w:instrText xml:space="preserve"> PAGEREF _Toc420936024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28208D8B" w14:textId="387B9596" w:rsidR="00C3604D" w:rsidRDefault="00CB4D13">
      <w:pPr>
        <w:pStyle w:val="TOC1"/>
        <w:rPr>
          <w:rFonts w:asciiTheme="minorHAnsi" w:eastAsiaTheme="minorEastAsia" w:hAnsiTheme="minorHAnsi" w:cstheme="minorBidi"/>
          <w:b w:val="0"/>
          <w:noProof/>
          <w:sz w:val="22"/>
          <w:szCs w:val="22"/>
          <w:lang w:val="nb-NO" w:eastAsia="nb-NO"/>
        </w:rPr>
      </w:pPr>
      <w:hyperlink w:anchor="_Toc420936025" w:history="1">
        <w:r w:rsidR="00C3604D" w:rsidRPr="00A87B5A">
          <w:rPr>
            <w:rStyle w:val="Hyperlink"/>
            <w:noProof/>
          </w:rPr>
          <w:t>Annex 8:  Summary of catch processing per nation during North Sea Q3 IBTS</w:t>
        </w:r>
        <w:r w:rsidR="00C3604D">
          <w:rPr>
            <w:noProof/>
            <w:webHidden/>
          </w:rPr>
          <w:tab/>
        </w:r>
        <w:r w:rsidR="00BD24D0">
          <w:rPr>
            <w:noProof/>
            <w:webHidden/>
          </w:rPr>
          <w:fldChar w:fldCharType="begin"/>
        </w:r>
        <w:r w:rsidR="00C3604D">
          <w:rPr>
            <w:noProof/>
            <w:webHidden/>
          </w:rPr>
          <w:instrText xml:space="preserve"> PAGEREF _Toc420936025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03E2DD00" w14:textId="78265D6D" w:rsidR="00C3604D" w:rsidRDefault="00CB4D13">
      <w:pPr>
        <w:pStyle w:val="TOC1"/>
        <w:rPr>
          <w:rFonts w:asciiTheme="minorHAnsi" w:eastAsiaTheme="minorEastAsia" w:hAnsiTheme="minorHAnsi" w:cstheme="minorBidi"/>
          <w:b w:val="0"/>
          <w:noProof/>
          <w:sz w:val="22"/>
          <w:szCs w:val="22"/>
          <w:lang w:val="nb-NO" w:eastAsia="nb-NO"/>
        </w:rPr>
      </w:pPr>
      <w:hyperlink w:anchor="_Toc420936026" w:history="1">
        <w:r w:rsidR="00C3604D" w:rsidRPr="00A87B5A">
          <w:rPr>
            <w:rStyle w:val="Hyperlink"/>
            <w:noProof/>
          </w:rPr>
          <w:t>Annex 9: Finfish (flatfish and roundfish) maturity key</w:t>
        </w:r>
        <w:r w:rsidR="00C3604D">
          <w:rPr>
            <w:noProof/>
            <w:webHidden/>
          </w:rPr>
          <w:tab/>
        </w:r>
        <w:r w:rsidR="00BD24D0">
          <w:rPr>
            <w:noProof/>
            <w:webHidden/>
          </w:rPr>
          <w:fldChar w:fldCharType="begin"/>
        </w:r>
        <w:r w:rsidR="00C3604D">
          <w:rPr>
            <w:noProof/>
            <w:webHidden/>
          </w:rPr>
          <w:instrText xml:space="preserve"> PAGEREF _Toc420936026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3144F1C3" w14:textId="72DB18CE" w:rsidR="00C3604D" w:rsidRDefault="00CB4D13">
      <w:pPr>
        <w:pStyle w:val="TOC1"/>
        <w:rPr>
          <w:rFonts w:asciiTheme="minorHAnsi" w:eastAsiaTheme="minorEastAsia" w:hAnsiTheme="minorHAnsi" w:cstheme="minorBidi"/>
          <w:b w:val="0"/>
          <w:noProof/>
          <w:sz w:val="22"/>
          <w:szCs w:val="22"/>
          <w:lang w:val="nb-NO" w:eastAsia="nb-NO"/>
        </w:rPr>
      </w:pPr>
      <w:hyperlink w:anchor="_Toc420936027" w:history="1">
        <w:r w:rsidR="00C3604D" w:rsidRPr="00A87B5A">
          <w:rPr>
            <w:rStyle w:val="Hyperlink"/>
            <w:noProof/>
          </w:rPr>
          <w:t>Annex 10: Four stage maturity key for skates and rays (</w:t>
        </w:r>
        <w:r w:rsidR="00C3604D" w:rsidRPr="00A87B5A">
          <w:rPr>
            <w:rStyle w:val="Hyperlink"/>
            <w:i/>
            <w:noProof/>
          </w:rPr>
          <w:t>Rajidae</w:t>
        </w:r>
        <w:r w:rsidR="00C3604D" w:rsidRPr="00A87B5A">
          <w:rPr>
            <w:rStyle w:val="Hyperlink"/>
            <w:noProof/>
          </w:rPr>
          <w:t>)</w:t>
        </w:r>
        <w:r w:rsidR="00C3604D">
          <w:rPr>
            <w:noProof/>
            <w:webHidden/>
          </w:rPr>
          <w:tab/>
        </w:r>
        <w:r w:rsidR="00BD24D0">
          <w:rPr>
            <w:noProof/>
            <w:webHidden/>
          </w:rPr>
          <w:fldChar w:fldCharType="begin"/>
        </w:r>
        <w:r w:rsidR="00C3604D">
          <w:rPr>
            <w:noProof/>
            <w:webHidden/>
          </w:rPr>
          <w:instrText xml:space="preserve"> PAGEREF _Toc420936027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3CFB987C" w14:textId="5A537A90" w:rsidR="00C3604D" w:rsidRDefault="00CB4D13">
      <w:pPr>
        <w:pStyle w:val="TOC1"/>
        <w:rPr>
          <w:rFonts w:asciiTheme="minorHAnsi" w:eastAsiaTheme="minorEastAsia" w:hAnsiTheme="minorHAnsi" w:cstheme="minorBidi"/>
          <w:b w:val="0"/>
          <w:noProof/>
          <w:sz w:val="22"/>
          <w:szCs w:val="22"/>
          <w:lang w:val="nb-NO" w:eastAsia="nb-NO"/>
        </w:rPr>
      </w:pPr>
      <w:hyperlink w:anchor="_Toc420936028" w:history="1">
        <w:r w:rsidR="00C3604D" w:rsidRPr="00A87B5A">
          <w:rPr>
            <w:rStyle w:val="Hyperlink"/>
            <w:noProof/>
          </w:rPr>
          <w:t>Annex 11: Data sheet for collection of marine litter</w:t>
        </w:r>
        <w:r w:rsidR="00C3604D">
          <w:rPr>
            <w:noProof/>
            <w:webHidden/>
          </w:rPr>
          <w:tab/>
        </w:r>
        <w:r w:rsidR="00BD24D0">
          <w:rPr>
            <w:noProof/>
            <w:webHidden/>
          </w:rPr>
          <w:fldChar w:fldCharType="begin"/>
        </w:r>
        <w:r w:rsidR="00C3604D">
          <w:rPr>
            <w:noProof/>
            <w:webHidden/>
          </w:rPr>
          <w:instrText xml:space="preserve"> PAGEREF _Toc420936028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1B15B44D" w14:textId="4F91DD86" w:rsidR="00C3604D" w:rsidRDefault="00CB4D13">
      <w:pPr>
        <w:pStyle w:val="TOC1"/>
        <w:rPr>
          <w:rFonts w:asciiTheme="minorHAnsi" w:eastAsiaTheme="minorEastAsia" w:hAnsiTheme="minorHAnsi" w:cstheme="minorBidi"/>
          <w:b w:val="0"/>
          <w:noProof/>
          <w:sz w:val="22"/>
          <w:szCs w:val="22"/>
          <w:lang w:val="nb-NO" w:eastAsia="nb-NO"/>
        </w:rPr>
      </w:pPr>
      <w:hyperlink w:anchor="_Toc420936029" w:history="1">
        <w:r w:rsidR="00C3604D" w:rsidRPr="00A87B5A">
          <w:rPr>
            <w:rStyle w:val="Hyperlink"/>
            <w:noProof/>
          </w:rPr>
          <w:t>Annex 12: Haul information</w:t>
        </w:r>
        <w:r w:rsidR="00C3604D">
          <w:rPr>
            <w:noProof/>
            <w:webHidden/>
          </w:rPr>
          <w:tab/>
        </w:r>
        <w:r w:rsidR="00BD24D0">
          <w:rPr>
            <w:noProof/>
            <w:webHidden/>
          </w:rPr>
          <w:fldChar w:fldCharType="begin"/>
        </w:r>
        <w:r w:rsidR="00C3604D">
          <w:rPr>
            <w:noProof/>
            <w:webHidden/>
          </w:rPr>
          <w:instrText xml:space="preserve"> PAGEREF _Toc420936029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2AB2ACFD" w14:textId="29EC3725" w:rsidR="00C3604D" w:rsidRDefault="00CB4D13">
      <w:pPr>
        <w:pStyle w:val="TOC1"/>
        <w:rPr>
          <w:rFonts w:asciiTheme="minorHAnsi" w:eastAsiaTheme="minorEastAsia" w:hAnsiTheme="minorHAnsi" w:cstheme="minorBidi"/>
          <w:b w:val="0"/>
          <w:noProof/>
          <w:sz w:val="22"/>
          <w:szCs w:val="22"/>
          <w:lang w:val="nb-NO" w:eastAsia="nb-NO"/>
        </w:rPr>
      </w:pPr>
      <w:hyperlink w:anchor="_Toc420936030" w:history="1">
        <w:r w:rsidR="00C3604D" w:rsidRPr="00A87B5A">
          <w:rPr>
            <w:rStyle w:val="Hyperlink"/>
            <w:noProof/>
          </w:rPr>
          <w:t>Annex 13: Length frequency information</w:t>
        </w:r>
        <w:r w:rsidR="00C3604D">
          <w:rPr>
            <w:noProof/>
            <w:webHidden/>
          </w:rPr>
          <w:tab/>
        </w:r>
        <w:r w:rsidR="00BD24D0">
          <w:rPr>
            <w:noProof/>
            <w:webHidden/>
          </w:rPr>
          <w:fldChar w:fldCharType="begin"/>
        </w:r>
        <w:r w:rsidR="00C3604D">
          <w:rPr>
            <w:noProof/>
            <w:webHidden/>
          </w:rPr>
          <w:instrText xml:space="preserve"> PAGEREF _Toc420936030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23A33689" w14:textId="660C5BA2" w:rsidR="00C3604D" w:rsidRDefault="00CB4D13">
      <w:pPr>
        <w:pStyle w:val="TOC1"/>
        <w:rPr>
          <w:rFonts w:asciiTheme="minorHAnsi" w:eastAsiaTheme="minorEastAsia" w:hAnsiTheme="minorHAnsi" w:cstheme="minorBidi"/>
          <w:b w:val="0"/>
          <w:noProof/>
          <w:sz w:val="22"/>
          <w:szCs w:val="22"/>
          <w:lang w:val="nb-NO" w:eastAsia="nb-NO"/>
        </w:rPr>
      </w:pPr>
      <w:hyperlink w:anchor="_Toc420936031" w:history="1">
        <w:r w:rsidR="00C3604D" w:rsidRPr="00A87B5A">
          <w:rPr>
            <w:rStyle w:val="Hyperlink"/>
            <w:noProof/>
          </w:rPr>
          <w:t>Annex 14: Smalk</w:t>
        </w:r>
        <w:r w:rsidR="00C3604D">
          <w:rPr>
            <w:noProof/>
            <w:webHidden/>
          </w:rPr>
          <w:tab/>
        </w:r>
        <w:r w:rsidR="00BD24D0">
          <w:rPr>
            <w:noProof/>
            <w:webHidden/>
          </w:rPr>
          <w:fldChar w:fldCharType="begin"/>
        </w:r>
        <w:r w:rsidR="00C3604D">
          <w:rPr>
            <w:noProof/>
            <w:webHidden/>
          </w:rPr>
          <w:instrText xml:space="preserve"> PAGEREF _Toc420936031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476FEA54" w14:textId="032443DA" w:rsidR="00C3604D" w:rsidRDefault="00CB4D13">
      <w:pPr>
        <w:pStyle w:val="TOC1"/>
        <w:rPr>
          <w:rFonts w:asciiTheme="minorHAnsi" w:eastAsiaTheme="minorEastAsia" w:hAnsiTheme="minorHAnsi" w:cstheme="minorBidi"/>
          <w:b w:val="0"/>
          <w:noProof/>
          <w:sz w:val="22"/>
          <w:szCs w:val="22"/>
          <w:lang w:val="nb-NO" w:eastAsia="nb-NO"/>
        </w:rPr>
      </w:pPr>
      <w:hyperlink w:anchor="_Toc420936032" w:history="1">
        <w:r w:rsidR="00C3604D" w:rsidRPr="00A87B5A">
          <w:rPr>
            <w:rStyle w:val="Hyperlink"/>
            <w:noProof/>
          </w:rPr>
          <w:t>Annex 15: Area type codes: Sampling areas and standard areas for the calculation of abundance indices</w:t>
        </w:r>
        <w:r w:rsidR="00C3604D">
          <w:rPr>
            <w:noProof/>
            <w:webHidden/>
          </w:rPr>
          <w:tab/>
        </w:r>
        <w:r w:rsidR="00BD24D0">
          <w:rPr>
            <w:noProof/>
            <w:webHidden/>
          </w:rPr>
          <w:fldChar w:fldCharType="begin"/>
        </w:r>
        <w:r w:rsidR="00C3604D">
          <w:rPr>
            <w:noProof/>
            <w:webHidden/>
          </w:rPr>
          <w:instrText xml:space="preserve"> PAGEREF _Toc420936032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2B7D7A13" w14:textId="214BA830" w:rsidR="00C3604D" w:rsidRDefault="00CB4D13">
      <w:pPr>
        <w:pStyle w:val="TOC1"/>
        <w:rPr>
          <w:noProof/>
        </w:rPr>
      </w:pPr>
      <w:hyperlink w:anchor="_Toc420936033" w:history="1">
        <w:r w:rsidR="00C3604D" w:rsidRPr="00A87B5A">
          <w:rPr>
            <w:rStyle w:val="Hyperlink"/>
            <w:noProof/>
          </w:rPr>
          <w:t>Annex 16: Length splits used to provide preliminary numbers-at-age</w:t>
        </w:r>
        <w:r w:rsidR="00C3604D">
          <w:rPr>
            <w:noProof/>
            <w:webHidden/>
          </w:rPr>
          <w:tab/>
        </w:r>
        <w:r w:rsidR="00BD24D0">
          <w:rPr>
            <w:noProof/>
            <w:webHidden/>
          </w:rPr>
          <w:fldChar w:fldCharType="begin"/>
        </w:r>
        <w:r w:rsidR="00C3604D">
          <w:rPr>
            <w:noProof/>
            <w:webHidden/>
          </w:rPr>
          <w:instrText xml:space="preserve"> PAGEREF _Toc420936033 \h </w:instrText>
        </w:r>
        <w:r w:rsidR="00BD24D0">
          <w:rPr>
            <w:noProof/>
            <w:webHidden/>
          </w:rPr>
        </w:r>
        <w:r w:rsidR="00BD24D0">
          <w:rPr>
            <w:noProof/>
            <w:webHidden/>
          </w:rPr>
          <w:fldChar w:fldCharType="separate"/>
        </w:r>
        <w:r w:rsidR="001D4543">
          <w:rPr>
            <w:b w:val="0"/>
            <w:bCs/>
            <w:noProof/>
            <w:webHidden/>
            <w:lang w:val="en-US"/>
          </w:rPr>
          <w:t>Error! Bookmark not defined.</w:t>
        </w:r>
        <w:r w:rsidR="00BD24D0">
          <w:rPr>
            <w:noProof/>
            <w:webHidden/>
          </w:rPr>
          <w:fldChar w:fldCharType="end"/>
        </w:r>
      </w:hyperlink>
    </w:p>
    <w:p w14:paraId="57788A02" w14:textId="416F53B9" w:rsidR="00E659D8" w:rsidRDefault="00E659D8" w:rsidP="00E659D8">
      <w:pPr>
        <w:rPr>
          <w:rFonts w:eastAsiaTheme="minorEastAsia"/>
        </w:rPr>
      </w:pPr>
      <w:r>
        <w:rPr>
          <w:rFonts w:eastAsiaTheme="minorEastAsia"/>
        </w:rPr>
        <w:t>Annex 17:</w:t>
      </w:r>
    </w:p>
    <w:p w14:paraId="66EBAAFC" w14:textId="7368C654" w:rsidR="00E659D8" w:rsidRDefault="00E659D8" w:rsidP="00E659D8">
      <w:pPr>
        <w:rPr>
          <w:rFonts w:eastAsiaTheme="minorEastAsia"/>
        </w:rPr>
      </w:pPr>
      <w:r>
        <w:rPr>
          <w:rFonts w:eastAsiaTheme="minorEastAsia"/>
        </w:rPr>
        <w:t>Annex 18:</w:t>
      </w:r>
    </w:p>
    <w:p w14:paraId="158D6B8C" w14:textId="1A47E024" w:rsidR="00E659D8" w:rsidRPr="007762CB" w:rsidRDefault="00E659D8" w:rsidP="007762CB">
      <w:pPr>
        <w:rPr>
          <w:rFonts w:eastAsiaTheme="minorEastAsia"/>
          <w:b/>
        </w:rPr>
      </w:pPr>
      <w:r>
        <w:rPr>
          <w:rFonts w:eastAsiaTheme="minorEastAsia"/>
        </w:rPr>
        <w:t>Annex 19:</w:t>
      </w:r>
    </w:p>
    <w:p w14:paraId="07C0F16A" w14:textId="77777777" w:rsidR="00306464" w:rsidRPr="00E77216" w:rsidRDefault="00BD24D0" w:rsidP="00306464">
      <w:r w:rsidRPr="00E77216">
        <w:fldChar w:fldCharType="end"/>
      </w:r>
    </w:p>
    <w:p w14:paraId="0FFA2011" w14:textId="77777777" w:rsidR="00DE7372" w:rsidRPr="00E77216" w:rsidRDefault="00DE7372" w:rsidP="00DE7372">
      <w:pPr>
        <w:sectPr w:rsidR="00DE7372" w:rsidRPr="00E77216" w:rsidSect="00CD0699">
          <w:headerReference w:type="even" r:id="rId17"/>
          <w:headerReference w:type="default" r:id="rId18"/>
          <w:footerReference w:type="default" r:id="rId19"/>
          <w:footnotePr>
            <w:numRestart w:val="eachSect"/>
          </w:footnotePr>
          <w:pgSz w:w="11909" w:h="16834" w:code="9"/>
          <w:pgMar w:top="1728" w:right="1800" w:bottom="1152" w:left="2520" w:header="720" w:footer="432" w:gutter="0"/>
          <w:pgNumType w:fmt="lowerRoman" w:start="1"/>
          <w:cols w:space="708"/>
          <w:docGrid w:linePitch="360"/>
        </w:sectPr>
      </w:pPr>
    </w:p>
    <w:p w14:paraId="09ACD444" w14:textId="77777777" w:rsidR="00892EA5" w:rsidRPr="00E77216" w:rsidRDefault="00892EA5" w:rsidP="00892EA5">
      <w:pPr>
        <w:pStyle w:val="Heading1"/>
      </w:pPr>
      <w:bookmarkStart w:id="2" w:name="_Toc126144159"/>
      <w:bookmarkStart w:id="3" w:name="_Toc323196603"/>
      <w:bookmarkStart w:id="4" w:name="_Toc362437495"/>
      <w:bookmarkStart w:id="5" w:name="_Toc420935990"/>
      <w:bookmarkEnd w:id="2"/>
      <w:r w:rsidRPr="00E77216">
        <w:lastRenderedPageBreak/>
        <w:t>Introduction</w:t>
      </w:r>
      <w:bookmarkEnd w:id="3"/>
      <w:bookmarkEnd w:id="4"/>
      <w:bookmarkEnd w:id="5"/>
    </w:p>
    <w:p w14:paraId="4657EEFF" w14:textId="77777777" w:rsidR="00892EA5" w:rsidRPr="00E77216" w:rsidRDefault="00892EA5" w:rsidP="009E120C">
      <w:pPr>
        <w:pStyle w:val="Hheading3"/>
      </w:pPr>
      <w:r w:rsidRPr="00E77216">
        <w:t>Overview of the survey</w:t>
      </w:r>
    </w:p>
    <w:p w14:paraId="6608FEED" w14:textId="4A7AB086" w:rsidR="00500BE6" w:rsidRDefault="00892EA5" w:rsidP="009E120C">
      <w:r w:rsidRPr="00E77216">
        <w:t>The International Bottom Trawl Survey (IBTS) in the North Sea has been conducted in the 1</w:t>
      </w:r>
      <w:r w:rsidRPr="00E77216">
        <w:rPr>
          <w:vertAlign w:val="superscript"/>
        </w:rPr>
        <w:t>st</w:t>
      </w:r>
      <w:r w:rsidRPr="00E77216">
        <w:t xml:space="preserve"> quarter of the year since the beginning of the 1960s</w:t>
      </w:r>
      <w:r w:rsidR="00745B00" w:rsidRPr="00E77216">
        <w:t>. The survey</w:t>
      </w:r>
      <w:r w:rsidRPr="00E77216">
        <w:t xml:space="preserve"> </w:t>
      </w:r>
      <w:r w:rsidR="00745B00" w:rsidRPr="00E77216">
        <w:t xml:space="preserve">was first </w:t>
      </w:r>
      <w:r w:rsidRPr="00E77216">
        <w:t>aimed at juvenile herring in the central and southern North Sea</w:t>
      </w:r>
      <w:r w:rsidR="00745B00" w:rsidRPr="00E77216">
        <w:t>, but then t</w:t>
      </w:r>
      <w:r w:rsidRPr="00E77216">
        <w:t xml:space="preserve">he objectives of the survey were broadened to </w:t>
      </w:r>
      <w:r w:rsidR="00F2058A" w:rsidRPr="00E77216">
        <w:t xml:space="preserve">also </w:t>
      </w:r>
      <w:r w:rsidRPr="00E77216">
        <w:t>provide recruitment indices for gadoids</w:t>
      </w:r>
      <w:r w:rsidR="00745B00" w:rsidRPr="00E77216">
        <w:t>.</w:t>
      </w:r>
      <w:r w:rsidRPr="00E77216">
        <w:t xml:space="preserve"> </w:t>
      </w:r>
      <w:r w:rsidR="00745B00" w:rsidRPr="00E77216">
        <w:t>T</w:t>
      </w:r>
      <w:r w:rsidRPr="00E77216">
        <w:t xml:space="preserve">he survey area was extended </w:t>
      </w:r>
      <w:r w:rsidR="00745B00" w:rsidRPr="00E77216">
        <w:t xml:space="preserve">towards the northern North Sea and the Skagerrak/Kattegat </w:t>
      </w:r>
      <w:r w:rsidRPr="00E77216">
        <w:t xml:space="preserve">in the 1980s. </w:t>
      </w:r>
      <w:r w:rsidR="00343B7B" w:rsidRPr="00E77216">
        <w:t>From 1991 to 1996, surveys were also conducted in the 2</w:t>
      </w:r>
      <w:r w:rsidR="00343B7B" w:rsidRPr="00E77216">
        <w:rPr>
          <w:vertAlign w:val="superscript"/>
        </w:rPr>
        <w:t>nd</w:t>
      </w:r>
      <w:r w:rsidR="00343B7B" w:rsidRPr="00E77216">
        <w:t>, 3</w:t>
      </w:r>
      <w:r w:rsidR="00343B7B" w:rsidRPr="00E77216">
        <w:rPr>
          <w:vertAlign w:val="superscript"/>
        </w:rPr>
        <w:t>rd</w:t>
      </w:r>
      <w:r w:rsidR="00343B7B" w:rsidRPr="00E77216">
        <w:t>, and 4</w:t>
      </w:r>
      <w:r w:rsidR="00343B7B" w:rsidRPr="00E77216">
        <w:rPr>
          <w:vertAlign w:val="superscript"/>
        </w:rPr>
        <w:t>th</w:t>
      </w:r>
      <w:r w:rsidR="00343B7B" w:rsidRPr="00E77216">
        <w:t xml:space="preserve"> quarters, but since 1997, only the 1</w:t>
      </w:r>
      <w:r w:rsidR="00343B7B" w:rsidRPr="00E77216">
        <w:rPr>
          <w:vertAlign w:val="superscript"/>
        </w:rPr>
        <w:t>st</w:t>
      </w:r>
      <w:r w:rsidR="00343B7B" w:rsidRPr="00E77216">
        <w:t xml:space="preserve"> and 3</w:t>
      </w:r>
      <w:r w:rsidR="00343B7B" w:rsidRPr="00E77216">
        <w:rPr>
          <w:vertAlign w:val="superscript"/>
        </w:rPr>
        <w:t>rd</w:t>
      </w:r>
      <w:r w:rsidR="00343B7B" w:rsidRPr="00E77216">
        <w:t xml:space="preserve"> quarter surveys remained. </w:t>
      </w:r>
      <w:r w:rsidR="00CD0699" w:rsidRPr="00E77216">
        <w:t xml:space="preserve">The </w:t>
      </w:r>
      <w:r w:rsidR="00CD0699">
        <w:t>current</w:t>
      </w:r>
      <w:r w:rsidR="00CD0699" w:rsidRPr="00E77216">
        <w:t xml:space="preserve"> extent of the survey</w:t>
      </w:r>
      <w:r w:rsidR="00CD0699">
        <w:t>s</w:t>
      </w:r>
      <w:r w:rsidR="00CD0699" w:rsidRPr="00E77216">
        <w:t xml:space="preserve"> can be seen in </w:t>
      </w:r>
      <w:commentRangeStart w:id="6"/>
      <w:r w:rsidR="00CD0699" w:rsidRPr="00E77216">
        <w:t>Figure</w:t>
      </w:r>
      <w:r w:rsidR="006972FE">
        <w:t>s</w:t>
      </w:r>
      <w:r w:rsidR="00CD0699" w:rsidRPr="00E77216">
        <w:t xml:space="preserve"> A1.1 </w:t>
      </w:r>
      <w:r w:rsidR="00CD0699">
        <w:t xml:space="preserve">and A1.9 </w:t>
      </w:r>
      <w:r w:rsidR="00CD0699" w:rsidRPr="00E77216">
        <w:t>in Annex 1</w:t>
      </w:r>
      <w:commentRangeEnd w:id="6"/>
      <w:r w:rsidR="002973F8">
        <w:rPr>
          <w:rStyle w:val="CommentReference"/>
          <w:lang w:val="en-US"/>
        </w:rPr>
        <w:commentReference w:id="6"/>
      </w:r>
      <w:r w:rsidR="00CD0699" w:rsidRPr="00E77216">
        <w:t>.</w:t>
      </w:r>
      <w:r w:rsidR="00CD0699">
        <w:t xml:space="preserve"> </w:t>
      </w:r>
      <w:r w:rsidR="00343B7B" w:rsidRPr="00E77216">
        <w:t>T</w:t>
      </w:r>
      <w:r w:rsidRPr="00E77216">
        <w:t xml:space="preserve">he GOV trawl </w:t>
      </w:r>
      <w:bookmarkStart w:id="7" w:name="_Hlk509126883"/>
      <w:r w:rsidRPr="00E77216">
        <w:t>(chalut à Grande Ouverture Verticale)</w:t>
      </w:r>
      <w:bookmarkEnd w:id="7"/>
      <w:r w:rsidRPr="00E77216">
        <w:t xml:space="preserve"> was </w:t>
      </w:r>
      <w:r w:rsidR="00343B7B" w:rsidRPr="00E77216">
        <w:t>introduced as the standard gear and</w:t>
      </w:r>
      <w:r w:rsidRPr="00E77216">
        <w:t xml:space="preserve"> </w:t>
      </w:r>
      <w:r w:rsidR="0051123D" w:rsidRPr="00E77216">
        <w:t xml:space="preserve">the </w:t>
      </w:r>
      <w:r w:rsidRPr="00E77216">
        <w:t xml:space="preserve">gear rigging and fishing method were standardized. However, some countries continued to use gears </w:t>
      </w:r>
      <w:r w:rsidR="00F64D89" w:rsidRPr="00E77216">
        <w:t xml:space="preserve">other </w:t>
      </w:r>
      <w:r w:rsidRPr="00E77216">
        <w:t>than the GOV in the 3</w:t>
      </w:r>
      <w:r w:rsidRPr="00E77216">
        <w:rPr>
          <w:vertAlign w:val="superscript"/>
        </w:rPr>
        <w:t>rd</w:t>
      </w:r>
      <w:r w:rsidRPr="00E77216">
        <w:t xml:space="preserve"> quarter IBTS until 1998. </w:t>
      </w:r>
    </w:p>
    <w:p w14:paraId="3678929D" w14:textId="0620B27E" w:rsidR="00892EA5" w:rsidRPr="00E77216" w:rsidRDefault="00500BE6" w:rsidP="009E120C">
      <w:r>
        <w:t xml:space="preserve">February is the target month for the Q1 survey where Denmark, France, Germany, Netherlands, Norway, UK Scotland and Sweden participates. In Q3 August is the target month, with Denmark, Germany, Sweden, Norway, UK England and UK Scotland as participantes. </w:t>
      </w:r>
    </w:p>
    <w:p w14:paraId="00674024" w14:textId="77777777" w:rsidR="00892EA5" w:rsidRPr="00E77216" w:rsidRDefault="003C6DE3" w:rsidP="00892EA5">
      <w:r w:rsidRPr="00E77216">
        <w:t xml:space="preserve">A more detailed description of the history of the North Sea IBTS surveys can be found in Annex </w:t>
      </w:r>
      <w:r w:rsidR="009D3766" w:rsidRPr="00E77216">
        <w:t>2</w:t>
      </w:r>
      <w:r w:rsidRPr="00E77216">
        <w:t>.</w:t>
      </w:r>
    </w:p>
    <w:p w14:paraId="06B01573" w14:textId="217A6ADB" w:rsidR="009959FB" w:rsidRPr="00E77216" w:rsidRDefault="00892EA5" w:rsidP="009959FB">
      <w:pPr>
        <w:rPr>
          <w:lang w:eastAsia="en-GB"/>
        </w:rPr>
      </w:pPr>
      <w:r w:rsidRPr="00E77216">
        <w:rPr>
          <w:lang w:eastAsia="en-GB"/>
        </w:rPr>
        <w:t>IBTSWG coordinates fishery</w:t>
      </w:r>
      <w:r w:rsidRPr="00E77216">
        <w:rPr>
          <w:rFonts w:ascii="Cambria Math" w:hAnsi="Cambria Math" w:cs="Cambria Math"/>
          <w:lang w:eastAsia="en-GB"/>
        </w:rPr>
        <w:t>‐</w:t>
      </w:r>
      <w:r w:rsidRPr="00E77216">
        <w:rPr>
          <w:lang w:eastAsia="en-GB"/>
        </w:rPr>
        <w:t>independent multi</w:t>
      </w:r>
      <w:r w:rsidRPr="00E77216">
        <w:rPr>
          <w:rFonts w:ascii="Cambria Math" w:hAnsi="Cambria Math" w:cs="Cambria Math"/>
          <w:lang w:eastAsia="en-GB"/>
        </w:rPr>
        <w:t>‐</w:t>
      </w:r>
      <w:r w:rsidRPr="00E77216">
        <w:rPr>
          <w:lang w:eastAsia="en-GB"/>
        </w:rPr>
        <w:t xml:space="preserve">species </w:t>
      </w:r>
      <w:r w:rsidR="00816E06" w:rsidRPr="00E77216">
        <w:rPr>
          <w:lang w:eastAsia="en-GB"/>
        </w:rPr>
        <w:t>bottom-trawl</w:t>
      </w:r>
      <w:r w:rsidRPr="00E77216">
        <w:rPr>
          <w:lang w:eastAsia="en-GB"/>
        </w:rPr>
        <w:t xml:space="preserve"> surveys within the ICES area</w:t>
      </w:r>
      <w:r w:rsidR="009959FB" w:rsidRPr="00E77216">
        <w:rPr>
          <w:lang w:eastAsia="en-GB"/>
        </w:rPr>
        <w:t>.</w:t>
      </w:r>
      <w:r w:rsidRPr="00E77216">
        <w:rPr>
          <w:lang w:eastAsia="en-GB"/>
        </w:rPr>
        <w:t xml:space="preserve"> </w:t>
      </w:r>
      <w:r w:rsidR="009959FB" w:rsidRPr="00E77216">
        <w:rPr>
          <w:lang w:eastAsia="en-GB"/>
        </w:rPr>
        <w:t xml:space="preserve">For a </w:t>
      </w:r>
      <w:r w:rsidR="00830298">
        <w:rPr>
          <w:lang w:eastAsia="en-GB"/>
        </w:rPr>
        <w:t xml:space="preserve">North Sea </w:t>
      </w:r>
      <w:r w:rsidR="009959FB" w:rsidRPr="00E77216">
        <w:rPr>
          <w:lang w:eastAsia="en-GB"/>
        </w:rPr>
        <w:t xml:space="preserve">survey to be considered to be coordinated under IBTSWG, it </w:t>
      </w:r>
      <w:r w:rsidR="00A029B1" w:rsidRPr="00E77216">
        <w:rPr>
          <w:lang w:eastAsia="en-GB"/>
        </w:rPr>
        <w:t>must</w:t>
      </w:r>
      <w:r w:rsidR="009959FB" w:rsidRPr="00E77216">
        <w:rPr>
          <w:lang w:eastAsia="en-GB"/>
        </w:rPr>
        <w:t xml:space="preserve"> fulfil the following criteria: </w:t>
      </w:r>
    </w:p>
    <w:p w14:paraId="2C339174" w14:textId="051563FD" w:rsidR="009959FB" w:rsidRPr="00E77216" w:rsidRDefault="009959FB" w:rsidP="009959FB">
      <w:pPr>
        <w:pStyle w:val="Front2"/>
        <w:numPr>
          <w:ilvl w:val="0"/>
          <w:numId w:val="13"/>
        </w:numPr>
      </w:pPr>
      <w:r w:rsidRPr="00E77216">
        <w:t xml:space="preserve">Be carried out within the ICES areas: </w:t>
      </w:r>
      <w:r w:rsidR="00830298">
        <w:t>27.3.</w:t>
      </w:r>
      <w:r w:rsidR="00830298" w:rsidRPr="00E77216">
        <w:t>a</w:t>
      </w:r>
      <w:r w:rsidR="00830298">
        <w:t>.20, 27.3.a.21</w:t>
      </w:r>
      <w:r w:rsidRPr="00E77216">
        <w:t xml:space="preserve">, </w:t>
      </w:r>
      <w:r w:rsidR="00830298">
        <w:t>27.4,</w:t>
      </w:r>
      <w:r w:rsidR="00C726D5">
        <w:t xml:space="preserve"> </w:t>
      </w:r>
      <w:r w:rsidR="00830298">
        <w:t>27.7.</w:t>
      </w:r>
      <w:r w:rsidR="00C726D5">
        <w:t>d</w:t>
      </w:r>
      <w:r w:rsidRPr="00E77216">
        <w:t>;</w:t>
      </w:r>
    </w:p>
    <w:p w14:paraId="515FDD37" w14:textId="77777777" w:rsidR="009959FB" w:rsidRPr="00E77216" w:rsidRDefault="009959FB" w:rsidP="009959FB">
      <w:pPr>
        <w:pStyle w:val="Front2"/>
        <w:numPr>
          <w:ilvl w:val="0"/>
          <w:numId w:val="13"/>
        </w:numPr>
      </w:pPr>
      <w:r w:rsidRPr="00E77216">
        <w:t>An ICES assessment working group provides a brief outline of the management need/context for the survey;</w:t>
      </w:r>
    </w:p>
    <w:p w14:paraId="65B66B28" w14:textId="77777777" w:rsidR="009959FB" w:rsidRPr="00E77216" w:rsidRDefault="009959FB" w:rsidP="009959FB">
      <w:pPr>
        <w:pStyle w:val="Front2"/>
        <w:numPr>
          <w:ilvl w:val="0"/>
          <w:numId w:val="13"/>
        </w:numPr>
      </w:pPr>
      <w:r w:rsidRPr="00E77216">
        <w:t xml:space="preserve">Be an otter trawl survey, but note that there may be other working groups better placed to coordinate some bottom-trawl surveys; </w:t>
      </w:r>
    </w:p>
    <w:p w14:paraId="2239D81E" w14:textId="77777777" w:rsidR="009959FB" w:rsidRPr="00E77216" w:rsidRDefault="009959FB" w:rsidP="009959FB">
      <w:pPr>
        <w:pStyle w:val="Front2"/>
        <w:numPr>
          <w:ilvl w:val="0"/>
          <w:numId w:val="13"/>
        </w:numPr>
      </w:pPr>
      <w:r w:rsidRPr="00E77216">
        <w:t xml:space="preserve">Have appropriate survey sampling methods and protocols (including gear descriptions) that conform to the standards encouraged by the IBTSWG or that can be improved after joining the IBTSWG; </w:t>
      </w:r>
    </w:p>
    <w:p w14:paraId="2024B0AC" w14:textId="77777777" w:rsidR="009959FB" w:rsidRPr="00E77216" w:rsidRDefault="009959FB" w:rsidP="009959FB">
      <w:pPr>
        <w:pStyle w:val="Front2"/>
        <w:numPr>
          <w:ilvl w:val="0"/>
          <w:numId w:val="13"/>
        </w:numPr>
      </w:pPr>
      <w:r w:rsidRPr="00E77216">
        <w:t xml:space="preserve">Aims to enhance existing IBTS surveys and improve data collection for important stocks. For example, proposed surveys for inclusion within IBTSWG will (i) overlap and extend existing survey areas using a comparable gear, or (ii) operate on more specific grounds/times of year with a gear more appropriate to the target species; </w:t>
      </w:r>
    </w:p>
    <w:p w14:paraId="3A9A6BAF" w14:textId="77777777" w:rsidR="009959FB" w:rsidRPr="00E77216" w:rsidRDefault="00A029B1" w:rsidP="009959FB">
      <w:pPr>
        <w:pStyle w:val="Front2"/>
        <w:numPr>
          <w:ilvl w:val="0"/>
          <w:numId w:val="13"/>
        </w:numPr>
      </w:pPr>
      <w:r w:rsidRPr="00E77216">
        <w:t>S</w:t>
      </w:r>
      <w:r w:rsidR="009959FB" w:rsidRPr="00E77216">
        <w:t>tore</w:t>
      </w:r>
      <w:r w:rsidRPr="00E77216">
        <w:t xml:space="preserve"> </w:t>
      </w:r>
      <w:r w:rsidR="009959FB" w:rsidRPr="00E77216">
        <w:t>d</w:t>
      </w:r>
      <w:r w:rsidRPr="00E77216">
        <w:t>ata</w:t>
      </w:r>
      <w:r w:rsidR="009959FB" w:rsidRPr="00E77216">
        <w:t xml:space="preserve"> in the DATRAS database and participate in data quality checking; </w:t>
      </w:r>
    </w:p>
    <w:p w14:paraId="5121F110" w14:textId="77777777" w:rsidR="009959FB" w:rsidRPr="00E77216" w:rsidRDefault="009959FB" w:rsidP="009959FB">
      <w:pPr>
        <w:pStyle w:val="Front2"/>
        <w:numPr>
          <w:ilvl w:val="0"/>
          <w:numId w:val="13"/>
        </w:numPr>
      </w:pPr>
      <w:r w:rsidRPr="00E77216">
        <w:t xml:space="preserve">Nations must attend and present data at the annual meetings of IBTSWG; </w:t>
      </w:r>
    </w:p>
    <w:p w14:paraId="1E29E083" w14:textId="77777777" w:rsidR="009959FB" w:rsidRPr="00E77216" w:rsidRDefault="00343B7B" w:rsidP="009959FB">
      <w:pPr>
        <w:pStyle w:val="Front2"/>
        <w:numPr>
          <w:ilvl w:val="0"/>
          <w:numId w:val="13"/>
        </w:numPr>
      </w:pPr>
      <w:r w:rsidRPr="00E77216">
        <w:t>For those surveys that</w:t>
      </w:r>
      <w:r w:rsidR="00AF5CDF" w:rsidRPr="00E77216">
        <w:t xml:space="preserve"> do not use a gear that is the standard for IBTS surveys, </w:t>
      </w:r>
      <w:r w:rsidR="009959FB" w:rsidRPr="00E77216">
        <w:t xml:space="preserve"> confirmation </w:t>
      </w:r>
      <w:r w:rsidR="00AF5CDF" w:rsidRPr="00E77216">
        <w:t xml:space="preserve">must be given </w:t>
      </w:r>
      <w:r w:rsidR="009959FB" w:rsidRPr="00E77216">
        <w:t xml:space="preserve">from assessment working groups (e.g. after a five </w:t>
      </w:r>
      <w:r w:rsidR="009959FB" w:rsidRPr="00E77216">
        <w:lastRenderedPageBreak/>
        <w:t xml:space="preserve">year period) that </w:t>
      </w:r>
      <w:r w:rsidR="00AF5CDF" w:rsidRPr="00E77216">
        <w:t>these</w:t>
      </w:r>
      <w:r w:rsidR="009959FB" w:rsidRPr="00E77216">
        <w:t xml:space="preserve"> surveys are still providing data of high quality that are used for assessment and provision of advice.</w:t>
      </w:r>
    </w:p>
    <w:p w14:paraId="4796B211" w14:textId="77777777" w:rsidR="00892EA5" w:rsidRPr="00E77216" w:rsidRDefault="00892EA5" w:rsidP="009E120C">
      <w:pPr>
        <w:pStyle w:val="Hheading3"/>
      </w:pPr>
      <w:r w:rsidRPr="00E77216">
        <w:t>Use of the data</w:t>
      </w:r>
    </w:p>
    <w:p w14:paraId="7B3A2404" w14:textId="76947834" w:rsidR="0070369E" w:rsidRDefault="00892EA5" w:rsidP="009E120C">
      <w:r w:rsidRPr="00E77216">
        <w:t>Annual abundance indices by species and age group are routinely calculated in DATRAS</w:t>
      </w:r>
      <w:r w:rsidR="0093159A">
        <w:t xml:space="preserve">; a description of the estimation procedure can be found at </w:t>
      </w:r>
      <w:hyperlink r:id="rId20" w:history="1">
        <w:r w:rsidR="0093159A" w:rsidRPr="000E4B89">
          <w:rPr>
            <w:rStyle w:val="Hyperlink"/>
          </w:rPr>
          <w:t>http://www.ices.dk/marine-data/Documents/DATRAS/</w:t>
        </w:r>
      </w:hyperlink>
      <w:r w:rsidR="00CD0699">
        <w:t>, and</w:t>
      </w:r>
      <w:r w:rsidR="0093159A">
        <w:t xml:space="preserve"> in ICES </w:t>
      </w:r>
      <w:r w:rsidR="00CD0699">
        <w:t>(</w:t>
      </w:r>
      <w:r w:rsidR="0093159A">
        <w:t>2013a</w:t>
      </w:r>
      <w:r w:rsidR="00CD0699">
        <w:t>). For herring, sprat, and saithe, w</w:t>
      </w:r>
      <w:r w:rsidRPr="00E77216">
        <w:t>eighting factors for the surface area of statistical rectangles</w:t>
      </w:r>
      <w:r w:rsidR="005B3B6C" w:rsidRPr="00E77216">
        <w:t xml:space="preserve"> at water depths between 10 m and 200 m</w:t>
      </w:r>
      <w:r w:rsidRPr="00E77216">
        <w:t xml:space="preserve"> are applied</w:t>
      </w:r>
      <w:r w:rsidR="00CD0699">
        <w:t xml:space="preserve"> in the index estimation</w:t>
      </w:r>
      <w:r w:rsidR="005B3B6C" w:rsidRPr="00E77216">
        <w:t>.</w:t>
      </w:r>
    </w:p>
    <w:p w14:paraId="0084B899" w14:textId="3E6F2490" w:rsidR="00892EA5" w:rsidRPr="00E77216" w:rsidRDefault="0070369E" w:rsidP="009E120C">
      <w:r>
        <w:t xml:space="preserve">Data products to calculate abundance indices by swept area </w:t>
      </w:r>
      <w:r w:rsidR="00830298">
        <w:t>in addition to</w:t>
      </w:r>
      <w:r>
        <w:t xml:space="preserve"> tow duration are available for the time series since 2004 </w:t>
      </w:r>
      <w:r w:rsidR="00917545">
        <w:t xml:space="preserve">for both </w:t>
      </w:r>
      <w:r>
        <w:t>Q</w:t>
      </w:r>
      <w:r w:rsidR="00910F4D">
        <w:t xml:space="preserve">uarter </w:t>
      </w:r>
      <w:r>
        <w:t xml:space="preserve">1 and 3 surveys. </w:t>
      </w:r>
      <w:r w:rsidR="00892EA5" w:rsidRPr="00E77216">
        <w:t xml:space="preserve"> </w:t>
      </w:r>
    </w:p>
    <w:p w14:paraId="7EAA84E5" w14:textId="77777777" w:rsidR="00892EA5" w:rsidRPr="00E77216" w:rsidRDefault="00892EA5" w:rsidP="00892EA5"/>
    <w:p w14:paraId="6EB931B0" w14:textId="77777777" w:rsidR="00892EA5" w:rsidRPr="00E77216" w:rsidRDefault="004D41C5" w:rsidP="009E120C">
      <w:pPr>
        <w:pStyle w:val="Heading1"/>
      </w:pPr>
      <w:bookmarkStart w:id="8" w:name="_Toc323196604"/>
      <w:bookmarkStart w:id="9" w:name="_Toc362437496"/>
      <w:bookmarkStart w:id="10" w:name="_Toc420935991"/>
      <w:r>
        <w:lastRenderedPageBreak/>
        <w:t xml:space="preserve">North Sea </w:t>
      </w:r>
      <w:r w:rsidR="00892EA5" w:rsidRPr="00E77216">
        <w:t>IBTS survey</w:t>
      </w:r>
      <w:bookmarkEnd w:id="8"/>
      <w:bookmarkEnd w:id="9"/>
      <w:bookmarkEnd w:id="10"/>
    </w:p>
    <w:p w14:paraId="51B412EA" w14:textId="77777777" w:rsidR="00892EA5" w:rsidRPr="00E77216" w:rsidRDefault="00892EA5" w:rsidP="009E120C">
      <w:pPr>
        <w:pStyle w:val="Heading2"/>
      </w:pPr>
      <w:bookmarkStart w:id="11" w:name="_Toc323196605"/>
      <w:bookmarkStart w:id="12" w:name="_Toc362437497"/>
      <w:bookmarkStart w:id="13" w:name="_Toc420935992"/>
      <w:r w:rsidRPr="00E77216">
        <w:t>Current objectives</w:t>
      </w:r>
      <w:bookmarkEnd w:id="11"/>
      <w:bookmarkEnd w:id="12"/>
      <w:bookmarkEnd w:id="13"/>
    </w:p>
    <w:p w14:paraId="0293003B" w14:textId="7A5EC58C" w:rsidR="00892EA5" w:rsidRPr="00E77216" w:rsidRDefault="00892EA5" w:rsidP="00B46109">
      <w:pPr>
        <w:spacing w:before="0" w:after="0"/>
        <w:rPr>
          <w:lang w:eastAsia="en-GB"/>
        </w:rPr>
      </w:pPr>
      <w:r w:rsidRPr="00E77216">
        <w:rPr>
          <w:lang w:eastAsia="en-GB"/>
        </w:rPr>
        <w:t>The</w:t>
      </w:r>
      <w:r w:rsidR="004D41C5">
        <w:rPr>
          <w:lang w:eastAsia="en-GB"/>
        </w:rPr>
        <w:t xml:space="preserve"> North Sea</w:t>
      </w:r>
      <w:r w:rsidRPr="00E77216">
        <w:rPr>
          <w:lang w:eastAsia="en-GB"/>
        </w:rPr>
        <w:t xml:space="preserve"> surveys aim to provide ICES assessment and science groups with consistent and standardized data for examining spatial and temporal changes in (a) the distribution and relative abundance of fish and fish assemblages; and (b) of the biological parameters of commercial fish species for stock assessment purposes. </w:t>
      </w:r>
    </w:p>
    <w:p w14:paraId="5C7C8224" w14:textId="20CD8D6A" w:rsidR="00892EA5" w:rsidRPr="00E77216" w:rsidRDefault="00892EA5" w:rsidP="008523E6">
      <w:pPr>
        <w:rPr>
          <w:lang w:eastAsia="en-GB"/>
        </w:rPr>
      </w:pPr>
      <w:r w:rsidRPr="00E77216">
        <w:rPr>
          <w:lang w:eastAsia="en-GB"/>
        </w:rPr>
        <w:t xml:space="preserve">In terms of groundfish surveys coordinated by IBTS, the main objectives are: </w:t>
      </w:r>
    </w:p>
    <w:p w14:paraId="2F998D73" w14:textId="77777777" w:rsidR="00892EA5" w:rsidRPr="00E77216" w:rsidRDefault="00892EA5" w:rsidP="008523E6">
      <w:pPr>
        <w:pStyle w:val="Front2"/>
        <w:numPr>
          <w:ilvl w:val="0"/>
          <w:numId w:val="12"/>
        </w:numPr>
      </w:pPr>
      <w:r w:rsidRPr="00E77216">
        <w:t>To determine the distribution and relative abundance of pre</w:t>
      </w:r>
      <w:r w:rsidRPr="00E77216">
        <w:rPr>
          <w:rFonts w:ascii="Cambria Math" w:hAnsi="Cambria Math" w:cs="Cambria Math"/>
        </w:rPr>
        <w:t>‐</w:t>
      </w:r>
      <w:r w:rsidRPr="00E77216">
        <w:t>recruits of the main commercial species with a view of deriving recruitment indices;</w:t>
      </w:r>
    </w:p>
    <w:p w14:paraId="30D4549D" w14:textId="08B6D13C" w:rsidR="00892EA5" w:rsidRPr="00E77216" w:rsidRDefault="00892EA5" w:rsidP="008523E6">
      <w:pPr>
        <w:pStyle w:val="Front2"/>
        <w:numPr>
          <w:ilvl w:val="0"/>
          <w:numId w:val="12"/>
        </w:numPr>
      </w:pPr>
      <w:r w:rsidRPr="00E77216">
        <w:t xml:space="preserve">To monitor changes in the stocks of commercial fish species independently of commercial fisheries data; </w:t>
      </w:r>
    </w:p>
    <w:p w14:paraId="5CBECAB9" w14:textId="77777777" w:rsidR="00892EA5" w:rsidRPr="00E77216" w:rsidRDefault="00892EA5" w:rsidP="008523E6">
      <w:pPr>
        <w:pStyle w:val="Front2"/>
        <w:numPr>
          <w:ilvl w:val="0"/>
          <w:numId w:val="12"/>
        </w:numPr>
      </w:pPr>
      <w:r w:rsidRPr="00E77216">
        <w:t>To monitor the distribution and relative abundance of all fish species and selected invertebrates;</w:t>
      </w:r>
    </w:p>
    <w:p w14:paraId="1E74042F" w14:textId="77777777" w:rsidR="00892EA5" w:rsidRPr="00E77216" w:rsidRDefault="00892EA5" w:rsidP="008523E6">
      <w:pPr>
        <w:pStyle w:val="Front2"/>
        <w:numPr>
          <w:ilvl w:val="0"/>
          <w:numId w:val="12"/>
        </w:numPr>
      </w:pPr>
      <w:r w:rsidRPr="00E77216">
        <w:t>To collect data for the determination of biological parameters for selected species;</w:t>
      </w:r>
    </w:p>
    <w:p w14:paraId="63D144E8" w14:textId="6885A756" w:rsidR="00892EA5" w:rsidRPr="00E77216" w:rsidRDefault="00892EA5" w:rsidP="008523E6">
      <w:pPr>
        <w:pStyle w:val="Front2"/>
        <w:numPr>
          <w:ilvl w:val="0"/>
          <w:numId w:val="12"/>
        </w:numPr>
      </w:pPr>
      <w:r w:rsidRPr="00E77216">
        <w:t>To collect hydrographical</w:t>
      </w:r>
      <w:r w:rsidR="004D41C5">
        <w:t>,</w:t>
      </w:r>
      <w:r w:rsidRPr="00E77216">
        <w:t xml:space="preserve"> environmental</w:t>
      </w:r>
      <w:r w:rsidR="004D41C5">
        <w:t>, and marine litter</w:t>
      </w:r>
      <w:r w:rsidRPr="00E77216">
        <w:t xml:space="preserve"> information;</w:t>
      </w:r>
    </w:p>
    <w:p w14:paraId="6E4D5D35" w14:textId="55DE7B7E" w:rsidR="00892EA5" w:rsidRDefault="00892EA5" w:rsidP="008523E6">
      <w:pPr>
        <w:pStyle w:val="Front2"/>
        <w:numPr>
          <w:ilvl w:val="0"/>
          <w:numId w:val="12"/>
        </w:numPr>
      </w:pPr>
      <w:r w:rsidRPr="00E77216">
        <w:t xml:space="preserve">To determine the abundance and distribution of </w:t>
      </w:r>
      <w:r w:rsidR="004D41C5">
        <w:t>clupeid</w:t>
      </w:r>
      <w:r w:rsidR="004D41C5" w:rsidRPr="00E77216">
        <w:t xml:space="preserve"> </w:t>
      </w:r>
      <w:r w:rsidR="004D41C5">
        <w:t>post-</w:t>
      </w:r>
      <w:r w:rsidRPr="00E77216">
        <w:t>larvae (</w:t>
      </w:r>
      <w:r w:rsidR="00910F4D">
        <w:t>Quarter 1</w:t>
      </w:r>
      <w:r w:rsidRPr="00E77216">
        <w:t xml:space="preserve">). </w:t>
      </w:r>
    </w:p>
    <w:p w14:paraId="28FDADCC" w14:textId="20A52FC6" w:rsidR="004D41C5" w:rsidRPr="00E77216" w:rsidRDefault="00111307" w:rsidP="008523E6">
      <w:pPr>
        <w:pStyle w:val="Front2"/>
        <w:numPr>
          <w:ilvl w:val="0"/>
          <w:numId w:val="12"/>
        </w:numPr>
      </w:pPr>
      <w:r>
        <w:t>To be</w:t>
      </w:r>
      <w:r w:rsidR="004D41C5">
        <w:t xml:space="preserve"> used as a platform to collect ichthyoplankton</w:t>
      </w:r>
      <w:r w:rsidR="00917545">
        <w:t xml:space="preserve"> data</w:t>
      </w:r>
      <w:r w:rsidR="004D41C5">
        <w:t>.</w:t>
      </w:r>
    </w:p>
    <w:p w14:paraId="2701222F" w14:textId="77777777" w:rsidR="00892EA5" w:rsidRPr="00E77216" w:rsidRDefault="00892EA5" w:rsidP="008523E6">
      <w:pPr>
        <w:pStyle w:val="Heading2"/>
        <w:rPr>
          <w:lang w:eastAsia="en-GB"/>
        </w:rPr>
      </w:pPr>
      <w:bookmarkStart w:id="14" w:name="_Toc362437498"/>
      <w:bookmarkStart w:id="15" w:name="_Toc420935993"/>
      <w:r w:rsidRPr="00E77216">
        <w:rPr>
          <w:lang w:eastAsia="en-GB"/>
        </w:rPr>
        <w:t>Survey Design</w:t>
      </w:r>
      <w:bookmarkEnd w:id="14"/>
      <w:bookmarkEnd w:id="15"/>
    </w:p>
    <w:p w14:paraId="00B39C45" w14:textId="7530AC0A" w:rsidR="00CE573D" w:rsidRDefault="00892EA5" w:rsidP="008523E6">
      <w:r w:rsidRPr="00E77216">
        <w:t>The</w:t>
      </w:r>
      <w:r w:rsidR="004D41C5">
        <w:t xml:space="preserve"> current</w:t>
      </w:r>
      <w:r w:rsidRPr="00E77216">
        <w:t xml:space="preserve"> stratification of the survey has always been </w:t>
      </w:r>
      <w:r w:rsidR="004D41C5">
        <w:t>grid-</w:t>
      </w:r>
      <w:r w:rsidRPr="00E77216">
        <w:t>based</w:t>
      </w:r>
      <w:r w:rsidR="004D41C5">
        <w:t>, using</w:t>
      </w:r>
      <w:r w:rsidRPr="00E77216">
        <w:t xml:space="preserve"> ICES statistical rectangles of roughly 30 x 30 nautical miles (</w:t>
      </w:r>
      <w:r w:rsidR="00046AE9" w:rsidRPr="00E77216">
        <w:t xml:space="preserve">1 </w:t>
      </w:r>
      <w:r w:rsidRPr="00E77216">
        <w:t xml:space="preserve">degree longitude x 0.5 degree latitude). These rectangles were convenient to use for stratification of the survey </w:t>
      </w:r>
      <w:r w:rsidR="00DA1AE7" w:rsidRPr="00E77216">
        <w:t>because</w:t>
      </w:r>
      <w:r w:rsidRPr="00E77216">
        <w:t xml:space="preserve"> they were already being used for fisheries management purposes. </w:t>
      </w:r>
      <w:r w:rsidR="00910F4D">
        <w:t>Typically, e</w:t>
      </w:r>
      <w:r w:rsidRPr="00E77216">
        <w:t xml:space="preserve">ach rectangle is </w:t>
      </w:r>
      <w:r w:rsidR="00046AE9" w:rsidRPr="00E77216">
        <w:t xml:space="preserve">sampled </w:t>
      </w:r>
      <w:r w:rsidR="00910F4D">
        <w:t>with</w:t>
      </w:r>
      <w:r w:rsidRPr="00E77216">
        <w:t xml:space="preserve"> two hauls</w:t>
      </w:r>
      <w:r w:rsidR="00910F4D">
        <w:t>, by two different countries/vessels</w:t>
      </w:r>
      <w:r w:rsidR="00917545">
        <w:t>,</w:t>
      </w:r>
      <w:r w:rsidR="00917545" w:rsidRPr="00917545">
        <w:t xml:space="preserve"> </w:t>
      </w:r>
      <w:r w:rsidR="00917545">
        <w:t>where logistically possible</w:t>
      </w:r>
      <w:r w:rsidR="00CE573D">
        <w:t xml:space="preserve"> (for exceptions see annex 1)</w:t>
      </w:r>
      <w:r w:rsidRPr="00E77216">
        <w:t>.</w:t>
      </w:r>
      <w:r w:rsidR="00CE573D">
        <w:t xml:space="preserve"> Priority is given to have sampled all rectangles rather than having two samples pr rectangle. </w:t>
      </w:r>
    </w:p>
    <w:p w14:paraId="05CDF128" w14:textId="3D4558A1" w:rsidR="00CE573D" w:rsidRDefault="00866C55" w:rsidP="008523E6">
      <w:r>
        <w:t>The rectangle allocations are assigned annually during the IBTSWG</w:t>
      </w:r>
      <w:r w:rsidR="00CD4C58">
        <w:t xml:space="preserve"> </w:t>
      </w:r>
      <w:r>
        <w:t xml:space="preserve">and, if necessary, by the </w:t>
      </w:r>
      <w:r w:rsidR="0015662C">
        <w:t xml:space="preserve">international </w:t>
      </w:r>
      <w:r>
        <w:t xml:space="preserve">coordinators </w:t>
      </w:r>
      <w:r w:rsidR="00AE6B94">
        <w:t>prior to</w:t>
      </w:r>
      <w:r w:rsidR="00D20C2A">
        <w:t xml:space="preserve"> and during</w:t>
      </w:r>
      <w:r>
        <w:t xml:space="preserve"> the survey</w:t>
      </w:r>
      <w:r w:rsidR="007639CD" w:rsidRPr="00E77216">
        <w:t xml:space="preserve">. </w:t>
      </w:r>
      <w:r w:rsidR="00D20C2A">
        <w:t>T</w:t>
      </w:r>
      <w:r w:rsidR="00D20C2A" w:rsidRPr="00E77216">
        <w:t xml:space="preserve">he </w:t>
      </w:r>
      <w:r w:rsidR="0015662C">
        <w:t xml:space="preserve">international </w:t>
      </w:r>
      <w:r w:rsidR="00D20C2A" w:rsidRPr="00E77216">
        <w:t xml:space="preserve">survey coordinator is responsible for the </w:t>
      </w:r>
      <w:r w:rsidR="00D20C2A">
        <w:t xml:space="preserve">realized </w:t>
      </w:r>
      <w:r w:rsidR="00D20C2A" w:rsidRPr="00E77216">
        <w:t>allocation of statistical rectangles to each country</w:t>
      </w:r>
      <w:r w:rsidR="00D20C2A">
        <w:t>, taking into account constraints produced e.g. by weather conditions or technical failures on vessels</w:t>
      </w:r>
      <w:r w:rsidR="00D20C2A" w:rsidRPr="00E77216">
        <w:t xml:space="preserve">. </w:t>
      </w:r>
      <w:r w:rsidR="00CE573D">
        <w:t xml:space="preserve">The coordinator </w:t>
      </w:r>
      <w:r w:rsidR="00D20C2A">
        <w:t>supports</w:t>
      </w:r>
      <w:r w:rsidR="00D20C2A" w:rsidRPr="00E77216">
        <w:t xml:space="preserve"> adequate coverage during the survey by liaising with the national coordinators/survey cruise leaders. </w:t>
      </w:r>
    </w:p>
    <w:p w14:paraId="2D426346" w14:textId="5EE84618" w:rsidR="00CC0872" w:rsidRPr="00E77216" w:rsidRDefault="00CC0872" w:rsidP="008523E6">
      <w:r w:rsidRPr="00E77216">
        <w:t>The vessels are free to choose any position in the rectangles as long as the hauls are separated by at least 10 nautical miles wher</w:t>
      </w:r>
      <w:r w:rsidR="0098237C">
        <w:t>e</w:t>
      </w:r>
      <w:r w:rsidRPr="00E77216">
        <w:t xml:space="preserve"> possible</w:t>
      </w:r>
      <w:r w:rsidR="00A12F15">
        <w:t>, except where nations take more than two tows per rectangle</w:t>
      </w:r>
      <w:r w:rsidRPr="00E77216">
        <w:t xml:space="preserve">. </w:t>
      </w:r>
      <w:r w:rsidR="001E5438">
        <w:t>Whenever possible, t</w:t>
      </w:r>
      <w:r w:rsidRPr="00E77216">
        <w:t xml:space="preserve">ows in adjacent rectangles </w:t>
      </w:r>
      <w:r w:rsidR="001E5438">
        <w:t>should be</w:t>
      </w:r>
      <w:r w:rsidR="001E5438" w:rsidRPr="00E77216">
        <w:t xml:space="preserve"> </w:t>
      </w:r>
      <w:r w:rsidRPr="00E77216">
        <w:t xml:space="preserve">separated by at least 10 miles. Countries </w:t>
      </w:r>
      <w:r w:rsidR="003E71B3" w:rsidRPr="00E77216">
        <w:t>must</w:t>
      </w:r>
      <w:r w:rsidRPr="00E77216">
        <w:t xml:space="preserve"> avoid clustering </w:t>
      </w:r>
      <w:r w:rsidR="00C479C6" w:rsidRPr="00E77216">
        <w:t xml:space="preserve">their </w:t>
      </w:r>
      <w:r w:rsidRPr="00E77216">
        <w:t xml:space="preserve">stations between adjacent rectangles </w:t>
      </w:r>
      <w:r w:rsidR="002B4DFF" w:rsidRPr="00E77216">
        <w:t>in order to reduce positive serial autocorrelation and thereby maximize survey precision</w:t>
      </w:r>
      <w:r w:rsidRPr="00E77216">
        <w:t xml:space="preserve">. </w:t>
      </w:r>
    </w:p>
    <w:p w14:paraId="66E73C82" w14:textId="75982AEE" w:rsidR="00892EA5" w:rsidRDefault="00892EA5" w:rsidP="008523E6">
      <w:r w:rsidRPr="00E77216">
        <w:lastRenderedPageBreak/>
        <w:t>T</w:t>
      </w:r>
      <w:r w:rsidR="00CC0872" w:rsidRPr="00E77216">
        <w:t>rawl t</w:t>
      </w:r>
      <w:r w:rsidRPr="00E77216">
        <w:t>ow locations are</w:t>
      </w:r>
      <w:r w:rsidR="002973F8">
        <w:t xml:space="preserve"> ultimately</w:t>
      </w:r>
      <w:r w:rsidRPr="00E77216">
        <w:t xml:space="preserve"> selected by the cruise leader for each individual country. The selection process is based on a semi-random format with each survey having a series of ‘clear’ (and in many circumstances previously visited) trawl sites. </w:t>
      </w:r>
      <w:r w:rsidR="00A7703F">
        <w:t>Cruise</w:t>
      </w:r>
      <w:r w:rsidR="00A7703F" w:rsidRPr="00E77216">
        <w:t xml:space="preserve"> leaders are encouraged to utilize known trawl positions taken by other countries in previous years in order to increase the number of available positions within a rectangle</w:t>
      </w:r>
      <w:r w:rsidR="00A7703F">
        <w:t xml:space="preserve">. </w:t>
      </w:r>
      <w:r w:rsidRPr="00E77216">
        <w:t xml:space="preserve">In the unusual event that no ‘clear’ tow exists, the cruise leader may select to undertake a ‘blind’ tow on unknown ground after checking the proposed trawl track for hazardous seabed obstructions with acoustic methods. The cruise leader will select a site that allows the cruise to </w:t>
      </w:r>
      <w:r w:rsidR="00816E06" w:rsidRPr="00E77216">
        <w:t>maximiz</w:t>
      </w:r>
      <w:r w:rsidRPr="00E77216">
        <w:t>e efficiency and secure as many trawl hauls in the ‘daylight’ period prescribed to the day in question</w:t>
      </w:r>
      <w:r w:rsidR="005B3B6C" w:rsidRPr="00E77216">
        <w:t>.</w:t>
      </w:r>
    </w:p>
    <w:p w14:paraId="10FC3848" w14:textId="04821A2B" w:rsidR="001E5438" w:rsidRPr="0086436B" w:rsidRDefault="001E5438" w:rsidP="008523E6">
      <w:pPr>
        <w:rPr>
          <w:b/>
        </w:rPr>
      </w:pPr>
      <w:bookmarkStart w:id="16" w:name="_Hlk509048398"/>
      <w:r w:rsidRPr="0086436B">
        <w:rPr>
          <w:b/>
        </w:rPr>
        <w:t>Table</w:t>
      </w:r>
      <w:r w:rsidR="00D20F92" w:rsidRPr="0086436B">
        <w:rPr>
          <w:b/>
        </w:rPr>
        <w:t xml:space="preserve"> of</w:t>
      </w:r>
      <w:r w:rsidRPr="0086436B">
        <w:rPr>
          <w:b/>
        </w:rPr>
        <w:t xml:space="preserve"> </w:t>
      </w:r>
      <w:r w:rsidR="00D20F92" w:rsidRPr="0086436B">
        <w:rPr>
          <w:b/>
        </w:rPr>
        <w:t xml:space="preserve">current protocol </w:t>
      </w:r>
      <w:r w:rsidR="0086436B">
        <w:rPr>
          <w:b/>
        </w:rPr>
        <w:t xml:space="preserve">for selection of GOV trawl stations </w:t>
      </w:r>
      <w:r w:rsidR="00D20F92" w:rsidRPr="0086436B">
        <w:rPr>
          <w:b/>
        </w:rPr>
        <w:t>by each country and</w:t>
      </w:r>
      <w:r w:rsidRPr="0086436B">
        <w:rPr>
          <w:b/>
        </w:rPr>
        <w:t xml:space="preserve"> quarter </w:t>
      </w:r>
    </w:p>
    <w:tbl>
      <w:tblPr>
        <w:tblStyle w:val="TableGrid"/>
        <w:tblW w:w="0" w:type="auto"/>
        <w:tblInd w:w="208" w:type="dxa"/>
        <w:tblLook w:val="04A0" w:firstRow="1" w:lastRow="0" w:firstColumn="1" w:lastColumn="0" w:noHBand="0" w:noVBand="1"/>
      </w:tblPr>
      <w:tblGrid>
        <w:gridCol w:w="1242"/>
        <w:gridCol w:w="2835"/>
        <w:gridCol w:w="2693"/>
      </w:tblGrid>
      <w:tr w:rsidR="0086436B" w:rsidRPr="0086436B" w14:paraId="206A4128" w14:textId="77777777" w:rsidTr="00776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37A8ECC" w14:textId="77777777" w:rsidR="001E5438" w:rsidRPr="0086436B" w:rsidRDefault="001E5438" w:rsidP="00D20F92">
            <w:pPr>
              <w:spacing w:before="0" w:after="0"/>
            </w:pPr>
            <w:bookmarkStart w:id="17" w:name="_Hlk509048922"/>
            <w:r w:rsidRPr="0086436B">
              <w:t>Nation</w:t>
            </w:r>
          </w:p>
        </w:tc>
        <w:tc>
          <w:tcPr>
            <w:tcW w:w="2835" w:type="dxa"/>
          </w:tcPr>
          <w:p w14:paraId="3FC5180D" w14:textId="77777777" w:rsidR="001E5438" w:rsidRPr="0086436B" w:rsidRDefault="001E5438" w:rsidP="00D20F92">
            <w:pPr>
              <w:spacing w:before="0" w:after="0"/>
              <w:cnfStyle w:val="100000000000" w:firstRow="1" w:lastRow="0" w:firstColumn="0" w:lastColumn="0" w:oddVBand="0" w:evenVBand="0" w:oddHBand="0" w:evenHBand="0" w:firstRowFirstColumn="0" w:firstRowLastColumn="0" w:lastRowFirstColumn="0" w:lastRowLastColumn="0"/>
            </w:pPr>
            <w:r w:rsidRPr="0086436B">
              <w:t>Q1</w:t>
            </w:r>
          </w:p>
        </w:tc>
        <w:tc>
          <w:tcPr>
            <w:tcW w:w="2693" w:type="dxa"/>
          </w:tcPr>
          <w:p w14:paraId="073892F4" w14:textId="77777777" w:rsidR="001E5438" w:rsidRPr="0086436B" w:rsidRDefault="001E5438" w:rsidP="00D20F92">
            <w:pPr>
              <w:spacing w:before="0" w:after="0"/>
              <w:cnfStyle w:val="100000000000" w:firstRow="1" w:lastRow="0" w:firstColumn="0" w:lastColumn="0" w:oddVBand="0" w:evenVBand="0" w:oddHBand="0" w:evenHBand="0" w:firstRowFirstColumn="0" w:firstRowLastColumn="0" w:lastRowFirstColumn="0" w:lastRowLastColumn="0"/>
            </w:pPr>
            <w:r w:rsidRPr="0086436B">
              <w:t>Q3</w:t>
            </w:r>
          </w:p>
        </w:tc>
      </w:tr>
      <w:tr w:rsidR="0086436B" w:rsidRPr="0086436B" w14:paraId="742BFC2B" w14:textId="77777777" w:rsidTr="00776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49A9C5C" w14:textId="0E895A7D" w:rsidR="001E5438" w:rsidRPr="0086436B" w:rsidRDefault="001E5438" w:rsidP="00D20F92">
            <w:pPr>
              <w:spacing w:before="0" w:after="0"/>
            </w:pPr>
            <w:r w:rsidRPr="0086436B">
              <w:t>Denmark</w:t>
            </w:r>
          </w:p>
        </w:tc>
        <w:tc>
          <w:tcPr>
            <w:tcW w:w="2835" w:type="dxa"/>
          </w:tcPr>
          <w:p w14:paraId="2CC7CF3C" w14:textId="12C2DCA4" w:rsidR="00C02DFE" w:rsidRPr="0086436B" w:rsidRDefault="00C55135" w:rsidP="00D20F92">
            <w:pPr>
              <w:spacing w:before="0" w:after="0"/>
              <w:cnfStyle w:val="000000100000" w:firstRow="0" w:lastRow="0" w:firstColumn="0" w:lastColumn="0" w:oddVBand="0" w:evenVBand="0" w:oddHBand="1" w:evenHBand="0" w:firstRowFirstColumn="0" w:firstRowLastColumn="0" w:lastRowFirstColumn="0" w:lastRowLastColumn="0"/>
            </w:pPr>
            <w:r>
              <w:t>2</w:t>
            </w:r>
            <w:r w:rsidR="00C02DFE" w:rsidRPr="0086436B">
              <w:t>,</w:t>
            </w:r>
            <w:r>
              <w:t xml:space="preserve"> </w:t>
            </w:r>
            <w:r w:rsidR="00EE37E3">
              <w:t>3</w:t>
            </w:r>
          </w:p>
          <w:p w14:paraId="3A6D17F7" w14:textId="55055443" w:rsidR="00C46C7A" w:rsidRPr="0086436B" w:rsidRDefault="00C46C7A" w:rsidP="00D20F92">
            <w:pPr>
              <w:spacing w:before="0" w:after="0"/>
              <w:cnfStyle w:val="000000100000" w:firstRow="0" w:lastRow="0" w:firstColumn="0" w:lastColumn="0" w:oddVBand="0" w:evenVBand="0" w:oddHBand="1" w:evenHBand="0" w:firstRowFirstColumn="0" w:firstRowLastColumn="0" w:lastRowFirstColumn="0" w:lastRowLastColumn="0"/>
            </w:pPr>
          </w:p>
        </w:tc>
        <w:tc>
          <w:tcPr>
            <w:tcW w:w="2693" w:type="dxa"/>
          </w:tcPr>
          <w:p w14:paraId="063D2E75" w14:textId="6863BAF3" w:rsidR="00C46C7A" w:rsidRPr="0086436B" w:rsidRDefault="00C55135" w:rsidP="00D20F92">
            <w:pPr>
              <w:spacing w:before="0" w:after="0"/>
              <w:cnfStyle w:val="000000100000" w:firstRow="0" w:lastRow="0" w:firstColumn="0" w:lastColumn="0" w:oddVBand="0" w:evenVBand="0" w:oddHBand="1" w:evenHBand="0" w:firstRowFirstColumn="0" w:firstRowLastColumn="0" w:lastRowFirstColumn="0" w:lastRowLastColumn="0"/>
            </w:pPr>
            <w:r>
              <w:t>2</w:t>
            </w:r>
            <w:r w:rsidR="00C02DFE" w:rsidRPr="0086436B">
              <w:t>,</w:t>
            </w:r>
            <w:r w:rsidR="00EE37E3">
              <w:t xml:space="preserve"> 3</w:t>
            </w:r>
            <w:r w:rsidR="00C02DFE" w:rsidRPr="0086436B">
              <w:t xml:space="preserve"> </w:t>
            </w:r>
          </w:p>
        </w:tc>
      </w:tr>
      <w:tr w:rsidR="0086436B" w:rsidRPr="0086436B" w14:paraId="12D7DF5B" w14:textId="77777777" w:rsidTr="007762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D701794" w14:textId="552B8964" w:rsidR="001E5438" w:rsidRPr="0086436B" w:rsidRDefault="001E5438" w:rsidP="00D20F92">
            <w:pPr>
              <w:spacing w:before="0" w:after="0"/>
            </w:pPr>
            <w:r w:rsidRPr="0086436B">
              <w:t>England</w:t>
            </w:r>
          </w:p>
        </w:tc>
        <w:tc>
          <w:tcPr>
            <w:tcW w:w="2835" w:type="dxa"/>
          </w:tcPr>
          <w:p w14:paraId="60457A0E" w14:textId="5507DDE8" w:rsidR="001E5438" w:rsidRPr="0086436B" w:rsidRDefault="00430B9B" w:rsidP="00D20F92">
            <w:pPr>
              <w:spacing w:before="0" w:after="0"/>
              <w:cnfStyle w:val="000000010000" w:firstRow="0" w:lastRow="0" w:firstColumn="0" w:lastColumn="0" w:oddVBand="0" w:evenVBand="0" w:oddHBand="0" w:evenHBand="1" w:firstRowFirstColumn="0" w:firstRowLastColumn="0" w:lastRowFirstColumn="0" w:lastRowLastColumn="0"/>
            </w:pPr>
            <w:r>
              <w:t>NA</w:t>
            </w:r>
          </w:p>
        </w:tc>
        <w:tc>
          <w:tcPr>
            <w:tcW w:w="2693" w:type="dxa"/>
          </w:tcPr>
          <w:p w14:paraId="64685D80" w14:textId="29D9011F" w:rsidR="001E5438" w:rsidRPr="0086436B" w:rsidRDefault="00442338" w:rsidP="00D20F92">
            <w:pPr>
              <w:spacing w:before="0" w:after="0"/>
              <w:cnfStyle w:val="000000010000" w:firstRow="0" w:lastRow="0" w:firstColumn="0" w:lastColumn="0" w:oddVBand="0" w:evenVBand="0" w:oddHBand="0" w:evenHBand="1" w:firstRowFirstColumn="0" w:firstRowLastColumn="0" w:lastRowFirstColumn="0" w:lastRowLastColumn="0"/>
            </w:pPr>
            <w:r w:rsidRPr="00442338">
              <w:t>4</w:t>
            </w:r>
          </w:p>
        </w:tc>
      </w:tr>
      <w:tr w:rsidR="0086436B" w:rsidRPr="0086436B" w14:paraId="6E318329" w14:textId="77777777" w:rsidTr="00776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D9D89BB" w14:textId="2E63D396" w:rsidR="001E5438" w:rsidRPr="0086436B" w:rsidRDefault="001E5438" w:rsidP="00D20F92">
            <w:pPr>
              <w:spacing w:before="0" w:after="0"/>
            </w:pPr>
            <w:r w:rsidRPr="0086436B">
              <w:t>France</w:t>
            </w:r>
          </w:p>
        </w:tc>
        <w:tc>
          <w:tcPr>
            <w:tcW w:w="2835" w:type="dxa"/>
          </w:tcPr>
          <w:p w14:paraId="0FB9860E" w14:textId="794437E2" w:rsidR="001E5438" w:rsidRPr="0086436B" w:rsidRDefault="00430B9B" w:rsidP="00D20F92">
            <w:pPr>
              <w:spacing w:before="0" w:after="0"/>
              <w:cnfStyle w:val="000000100000" w:firstRow="0" w:lastRow="0" w:firstColumn="0" w:lastColumn="0" w:oddVBand="0" w:evenVBand="0" w:oddHBand="1" w:evenHBand="0" w:firstRowFirstColumn="0" w:firstRowLastColumn="0" w:lastRowFirstColumn="0" w:lastRowLastColumn="0"/>
            </w:pPr>
            <w:r>
              <w:t>2, 3</w:t>
            </w:r>
          </w:p>
        </w:tc>
        <w:tc>
          <w:tcPr>
            <w:tcW w:w="2693" w:type="dxa"/>
          </w:tcPr>
          <w:p w14:paraId="5B5886A0" w14:textId="4DBFA9A5" w:rsidR="001E5438" w:rsidRPr="0086436B" w:rsidRDefault="0007261D" w:rsidP="00D20F92">
            <w:pPr>
              <w:spacing w:before="0" w:after="0"/>
              <w:cnfStyle w:val="000000100000" w:firstRow="0" w:lastRow="0" w:firstColumn="0" w:lastColumn="0" w:oddVBand="0" w:evenVBand="0" w:oddHBand="1" w:evenHBand="0" w:firstRowFirstColumn="0" w:firstRowLastColumn="0" w:lastRowFirstColumn="0" w:lastRowLastColumn="0"/>
            </w:pPr>
            <w:r>
              <w:t>NA</w:t>
            </w:r>
          </w:p>
        </w:tc>
      </w:tr>
      <w:tr w:rsidR="0086436B" w:rsidRPr="0086436B" w14:paraId="7E033B9E" w14:textId="77777777" w:rsidTr="007762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B06F3E8" w14:textId="46B8E66D" w:rsidR="001E5438" w:rsidRPr="0086436B" w:rsidRDefault="001E5438" w:rsidP="00D20F92">
            <w:pPr>
              <w:spacing w:before="0" w:after="0"/>
            </w:pPr>
            <w:r w:rsidRPr="0086436B">
              <w:t>Germany</w:t>
            </w:r>
          </w:p>
        </w:tc>
        <w:tc>
          <w:tcPr>
            <w:tcW w:w="2835" w:type="dxa"/>
          </w:tcPr>
          <w:p w14:paraId="44C7E379" w14:textId="2FA081E0" w:rsidR="001E5438" w:rsidRPr="0086436B" w:rsidRDefault="0007261D" w:rsidP="00D20F92">
            <w:pPr>
              <w:spacing w:before="0" w:after="0"/>
              <w:cnfStyle w:val="000000010000" w:firstRow="0" w:lastRow="0" w:firstColumn="0" w:lastColumn="0" w:oddVBand="0" w:evenVBand="0" w:oddHBand="0" w:evenHBand="1" w:firstRowFirstColumn="0" w:firstRowLastColumn="0" w:lastRowFirstColumn="0" w:lastRowLastColumn="0"/>
            </w:pPr>
            <w:r>
              <w:t>2</w:t>
            </w:r>
            <w:r w:rsidR="005639E8">
              <w:t>, 3</w:t>
            </w:r>
          </w:p>
        </w:tc>
        <w:tc>
          <w:tcPr>
            <w:tcW w:w="2693" w:type="dxa"/>
          </w:tcPr>
          <w:p w14:paraId="436E6AC7" w14:textId="3E96557F" w:rsidR="001E5438" w:rsidRPr="0086436B" w:rsidRDefault="0007261D" w:rsidP="00D20F92">
            <w:pPr>
              <w:spacing w:before="0" w:after="0"/>
              <w:cnfStyle w:val="000000010000" w:firstRow="0" w:lastRow="0" w:firstColumn="0" w:lastColumn="0" w:oddVBand="0" w:evenVBand="0" w:oddHBand="0" w:evenHBand="1" w:firstRowFirstColumn="0" w:firstRowLastColumn="0" w:lastRowFirstColumn="0" w:lastRowLastColumn="0"/>
            </w:pPr>
            <w:r>
              <w:t>2</w:t>
            </w:r>
            <w:r w:rsidR="005639E8">
              <w:t>, 3</w:t>
            </w:r>
          </w:p>
        </w:tc>
      </w:tr>
      <w:tr w:rsidR="0086436B" w:rsidRPr="0086436B" w14:paraId="0641902C" w14:textId="77777777" w:rsidTr="00776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360E8A8" w14:textId="3E6CC1A2" w:rsidR="001E5438" w:rsidRPr="0086436B" w:rsidRDefault="001E5438" w:rsidP="00D20F92">
            <w:pPr>
              <w:spacing w:before="0" w:after="0"/>
            </w:pPr>
            <w:r w:rsidRPr="0086436B">
              <w:t>Netherlands</w:t>
            </w:r>
          </w:p>
        </w:tc>
        <w:tc>
          <w:tcPr>
            <w:tcW w:w="2835" w:type="dxa"/>
          </w:tcPr>
          <w:p w14:paraId="47CA4E0C" w14:textId="06FC1B46" w:rsidR="001E5438" w:rsidRPr="0086436B" w:rsidRDefault="00430B9B" w:rsidP="00D20F92">
            <w:pPr>
              <w:spacing w:before="0" w:after="0"/>
              <w:cnfStyle w:val="000000100000" w:firstRow="0" w:lastRow="0" w:firstColumn="0" w:lastColumn="0" w:oddVBand="0" w:evenVBand="0" w:oddHBand="1" w:evenHBand="0" w:firstRowFirstColumn="0" w:firstRowLastColumn="0" w:lastRowFirstColumn="0" w:lastRowLastColumn="0"/>
            </w:pPr>
            <w:r>
              <w:t xml:space="preserve">2, 3, </w:t>
            </w:r>
            <w:r w:rsidR="00442338">
              <w:t>5</w:t>
            </w:r>
          </w:p>
        </w:tc>
        <w:tc>
          <w:tcPr>
            <w:tcW w:w="2693" w:type="dxa"/>
          </w:tcPr>
          <w:p w14:paraId="3720F41B" w14:textId="35CE58AC" w:rsidR="001E5438" w:rsidRPr="0086436B" w:rsidRDefault="00430B9B" w:rsidP="00D20F92">
            <w:pPr>
              <w:spacing w:before="0" w:after="0"/>
              <w:cnfStyle w:val="000000100000" w:firstRow="0" w:lastRow="0" w:firstColumn="0" w:lastColumn="0" w:oddVBand="0" w:evenVBand="0" w:oddHBand="1" w:evenHBand="0" w:firstRowFirstColumn="0" w:firstRowLastColumn="0" w:lastRowFirstColumn="0" w:lastRowLastColumn="0"/>
            </w:pPr>
            <w:r>
              <w:t>NA</w:t>
            </w:r>
          </w:p>
        </w:tc>
      </w:tr>
      <w:tr w:rsidR="0086436B" w:rsidRPr="0086436B" w14:paraId="02215635" w14:textId="77777777" w:rsidTr="007762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2A0AA52" w14:textId="1E4DFA38" w:rsidR="00090122" w:rsidRPr="0086436B" w:rsidRDefault="00090122" w:rsidP="00D20F92">
            <w:pPr>
              <w:spacing w:before="0" w:after="0"/>
            </w:pPr>
            <w:r w:rsidRPr="0086436B">
              <w:t>Norway</w:t>
            </w:r>
          </w:p>
        </w:tc>
        <w:tc>
          <w:tcPr>
            <w:tcW w:w="2835" w:type="dxa"/>
          </w:tcPr>
          <w:p w14:paraId="18B3088C" w14:textId="7003E86C" w:rsidR="00090122" w:rsidRPr="0086436B" w:rsidRDefault="00430B9B" w:rsidP="00D20F92">
            <w:pPr>
              <w:spacing w:before="0" w:after="0"/>
              <w:cnfStyle w:val="000000010000" w:firstRow="0" w:lastRow="0" w:firstColumn="0" w:lastColumn="0" w:oddVBand="0" w:evenVBand="0" w:oddHBand="0" w:evenHBand="1" w:firstRowFirstColumn="0" w:firstRowLastColumn="0" w:lastRowFirstColumn="0" w:lastRowLastColumn="0"/>
            </w:pPr>
            <w:r>
              <w:t xml:space="preserve">2, </w:t>
            </w:r>
            <w:r w:rsidR="00C02DFE" w:rsidRPr="0086436B">
              <w:t>3</w:t>
            </w:r>
          </w:p>
        </w:tc>
        <w:tc>
          <w:tcPr>
            <w:tcW w:w="2693" w:type="dxa"/>
          </w:tcPr>
          <w:p w14:paraId="275BA6F9" w14:textId="4B2EAD83" w:rsidR="00090122" w:rsidRPr="0086436B" w:rsidRDefault="00430B9B" w:rsidP="00D20F92">
            <w:pPr>
              <w:spacing w:before="0" w:after="0"/>
              <w:cnfStyle w:val="000000010000" w:firstRow="0" w:lastRow="0" w:firstColumn="0" w:lastColumn="0" w:oddVBand="0" w:evenVBand="0" w:oddHBand="0" w:evenHBand="1" w:firstRowFirstColumn="0" w:firstRowLastColumn="0" w:lastRowFirstColumn="0" w:lastRowLastColumn="0"/>
            </w:pPr>
            <w:r>
              <w:t>2,</w:t>
            </w:r>
            <w:r w:rsidR="00C02DFE" w:rsidRPr="0086436B">
              <w:t xml:space="preserve"> 3</w:t>
            </w:r>
          </w:p>
        </w:tc>
      </w:tr>
      <w:tr w:rsidR="0086436B" w:rsidRPr="0086436B" w14:paraId="190C2A25" w14:textId="77777777" w:rsidTr="007762CB">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242" w:type="dxa"/>
          </w:tcPr>
          <w:p w14:paraId="36C12811" w14:textId="1D08ECD6" w:rsidR="00090122" w:rsidRPr="0086436B" w:rsidRDefault="00090122" w:rsidP="00D20F92">
            <w:pPr>
              <w:spacing w:before="0" w:after="0"/>
            </w:pPr>
            <w:r w:rsidRPr="0086436B">
              <w:t>Scotland</w:t>
            </w:r>
          </w:p>
        </w:tc>
        <w:tc>
          <w:tcPr>
            <w:tcW w:w="2835" w:type="dxa"/>
          </w:tcPr>
          <w:p w14:paraId="2B2AF369" w14:textId="510D8AD0" w:rsidR="00090122" w:rsidRPr="0086436B" w:rsidRDefault="00430B9B" w:rsidP="00D20F92">
            <w:pPr>
              <w:spacing w:before="0" w:after="0"/>
              <w:cnfStyle w:val="000000100000" w:firstRow="0" w:lastRow="0" w:firstColumn="0" w:lastColumn="0" w:oddVBand="0" w:evenVBand="0" w:oddHBand="1" w:evenHBand="0" w:firstRowFirstColumn="0" w:firstRowLastColumn="0" w:lastRowFirstColumn="0" w:lastRowLastColumn="0"/>
            </w:pPr>
            <w:r>
              <w:t xml:space="preserve">2, </w:t>
            </w:r>
            <w:r w:rsidR="0086436B" w:rsidRPr="007762CB">
              <w:t>3,</w:t>
            </w:r>
            <w:r w:rsidR="00442338" w:rsidRPr="00442338">
              <w:t xml:space="preserve"> </w:t>
            </w:r>
            <w:r w:rsidR="00442338">
              <w:t>5</w:t>
            </w:r>
          </w:p>
        </w:tc>
        <w:tc>
          <w:tcPr>
            <w:tcW w:w="2693" w:type="dxa"/>
          </w:tcPr>
          <w:p w14:paraId="29C8D7D1" w14:textId="07C8B16E" w:rsidR="00090122" w:rsidRPr="0086436B" w:rsidRDefault="00430B9B" w:rsidP="00D20F92">
            <w:pPr>
              <w:spacing w:before="0" w:after="0"/>
              <w:cnfStyle w:val="000000100000" w:firstRow="0" w:lastRow="0" w:firstColumn="0" w:lastColumn="0" w:oddVBand="0" w:evenVBand="0" w:oddHBand="1" w:evenHBand="0" w:firstRowFirstColumn="0" w:firstRowLastColumn="0" w:lastRowFirstColumn="0" w:lastRowLastColumn="0"/>
            </w:pPr>
            <w:r>
              <w:t xml:space="preserve">2, </w:t>
            </w:r>
            <w:r w:rsidR="00442338" w:rsidRPr="00442338">
              <w:t>3,</w:t>
            </w:r>
            <w:r w:rsidR="00442338">
              <w:t xml:space="preserve"> 5</w:t>
            </w:r>
            <w:r w:rsidR="0086436B" w:rsidRPr="007762CB">
              <w:t xml:space="preserve"> </w:t>
            </w:r>
          </w:p>
        </w:tc>
      </w:tr>
      <w:tr w:rsidR="0086436B" w:rsidRPr="0086436B" w14:paraId="36D46DE9" w14:textId="77777777" w:rsidTr="007762CB">
        <w:trPr>
          <w:cnfStyle w:val="000000010000" w:firstRow="0" w:lastRow="0" w:firstColumn="0" w:lastColumn="0" w:oddVBand="0" w:evenVBand="0" w:oddHBand="0" w:evenHBand="1"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42" w:type="dxa"/>
          </w:tcPr>
          <w:p w14:paraId="6021C826" w14:textId="516BB49B" w:rsidR="00090122" w:rsidRPr="0086436B" w:rsidRDefault="00090122" w:rsidP="00D20F92">
            <w:pPr>
              <w:spacing w:before="0" w:after="0"/>
            </w:pPr>
            <w:r w:rsidRPr="0086436B">
              <w:t>Sweden</w:t>
            </w:r>
          </w:p>
        </w:tc>
        <w:tc>
          <w:tcPr>
            <w:tcW w:w="2835" w:type="dxa"/>
          </w:tcPr>
          <w:p w14:paraId="006569DD" w14:textId="252408E8" w:rsidR="0086436B" w:rsidRPr="007762CB" w:rsidRDefault="00442338" w:rsidP="0086436B">
            <w:pPr>
              <w:spacing w:before="0" w:after="0"/>
              <w:cnfStyle w:val="000000010000" w:firstRow="0" w:lastRow="0" w:firstColumn="0" w:lastColumn="0" w:oddVBand="0" w:evenVBand="0" w:oddHBand="0" w:evenHBand="1" w:firstRowFirstColumn="0" w:firstRowLastColumn="0" w:lastRowFirstColumn="0" w:lastRowLastColumn="0"/>
            </w:pPr>
            <w:r w:rsidRPr="00442338">
              <w:rPr>
                <w:bCs/>
                <w:lang w:val="en-US"/>
              </w:rPr>
              <w:t>4</w:t>
            </w:r>
          </w:p>
          <w:p w14:paraId="0B08355F" w14:textId="77777777" w:rsidR="00090122" w:rsidRPr="0086436B" w:rsidRDefault="00090122" w:rsidP="00D20F92">
            <w:pPr>
              <w:spacing w:before="0" w:after="0"/>
              <w:cnfStyle w:val="000000010000" w:firstRow="0" w:lastRow="0" w:firstColumn="0" w:lastColumn="0" w:oddVBand="0" w:evenVBand="0" w:oddHBand="0" w:evenHBand="1" w:firstRowFirstColumn="0" w:firstRowLastColumn="0" w:lastRowFirstColumn="0" w:lastRowLastColumn="0"/>
            </w:pPr>
          </w:p>
        </w:tc>
        <w:tc>
          <w:tcPr>
            <w:tcW w:w="2693" w:type="dxa"/>
          </w:tcPr>
          <w:p w14:paraId="54F42FA3" w14:textId="26E249B9" w:rsidR="00090122" w:rsidRPr="0086436B" w:rsidRDefault="00442338" w:rsidP="0086436B">
            <w:pPr>
              <w:spacing w:before="0" w:after="0"/>
              <w:cnfStyle w:val="000000010000" w:firstRow="0" w:lastRow="0" w:firstColumn="0" w:lastColumn="0" w:oddVBand="0" w:evenVBand="0" w:oddHBand="0" w:evenHBand="1" w:firstRowFirstColumn="0" w:firstRowLastColumn="0" w:lastRowFirstColumn="0" w:lastRowLastColumn="0"/>
            </w:pPr>
            <w:r>
              <w:t>1</w:t>
            </w:r>
          </w:p>
        </w:tc>
      </w:tr>
    </w:tbl>
    <w:bookmarkEnd w:id="17"/>
    <w:p w14:paraId="17CA8CFD" w14:textId="246A1373" w:rsidR="00C55135" w:rsidRDefault="00C02DFE" w:rsidP="0086436B">
      <w:pPr>
        <w:spacing w:before="0" w:after="0"/>
        <w:ind w:left="142" w:hanging="142"/>
        <w:rPr>
          <w:sz w:val="16"/>
          <w:szCs w:val="16"/>
        </w:rPr>
      </w:pPr>
      <w:r w:rsidRPr="0086436B">
        <w:rPr>
          <w:sz w:val="16"/>
          <w:szCs w:val="16"/>
        </w:rPr>
        <w:t xml:space="preserve">1 </w:t>
      </w:r>
      <w:r w:rsidR="00E86470">
        <w:rPr>
          <w:sz w:val="16"/>
          <w:szCs w:val="16"/>
        </w:rPr>
        <w:t>Depth stratified, semi-randomly</w:t>
      </w:r>
    </w:p>
    <w:p w14:paraId="5D2F6C2B" w14:textId="150C44F1" w:rsidR="00C02DFE" w:rsidRPr="0086436B" w:rsidRDefault="00C55135" w:rsidP="00C55135">
      <w:pPr>
        <w:spacing w:before="0" w:after="0"/>
        <w:ind w:left="142" w:hanging="142"/>
        <w:rPr>
          <w:sz w:val="16"/>
          <w:szCs w:val="16"/>
        </w:rPr>
      </w:pPr>
      <w:r>
        <w:rPr>
          <w:sz w:val="16"/>
          <w:szCs w:val="16"/>
        </w:rPr>
        <w:t xml:space="preserve">2 </w:t>
      </w:r>
      <w:r w:rsidR="0086436B" w:rsidRPr="007762CB">
        <w:rPr>
          <w:sz w:val="16"/>
          <w:szCs w:val="16"/>
        </w:rPr>
        <w:t>Proportion semi-randomized (</w:t>
      </w:r>
      <w:r w:rsidR="0086436B" w:rsidRPr="0086436B">
        <w:rPr>
          <w:sz w:val="16"/>
          <w:szCs w:val="16"/>
        </w:rPr>
        <w:t>From database of national safe tows or DATRAS</w:t>
      </w:r>
      <w:r>
        <w:rPr>
          <w:sz w:val="16"/>
          <w:szCs w:val="16"/>
        </w:rPr>
        <w:t xml:space="preserve"> or commercial fishing data</w:t>
      </w:r>
      <w:r w:rsidR="0086436B" w:rsidRPr="007762CB">
        <w:rPr>
          <w:sz w:val="16"/>
          <w:szCs w:val="16"/>
        </w:rPr>
        <w:t>)</w:t>
      </w:r>
    </w:p>
    <w:p w14:paraId="60C78BD2" w14:textId="6E125C9F" w:rsidR="0086436B" w:rsidRPr="0086436B" w:rsidRDefault="00C02DFE" w:rsidP="00442338">
      <w:pPr>
        <w:spacing w:before="0" w:after="0"/>
        <w:ind w:left="142" w:hanging="142"/>
        <w:rPr>
          <w:bCs/>
          <w:sz w:val="16"/>
          <w:szCs w:val="16"/>
        </w:rPr>
      </w:pPr>
      <w:r w:rsidRPr="0086436B">
        <w:rPr>
          <w:bCs/>
          <w:sz w:val="16"/>
          <w:szCs w:val="16"/>
        </w:rPr>
        <w:t xml:space="preserve">3 </w:t>
      </w:r>
      <w:r w:rsidR="00C55135">
        <w:rPr>
          <w:bCs/>
          <w:sz w:val="16"/>
          <w:szCs w:val="16"/>
        </w:rPr>
        <w:t>Proportion o</w:t>
      </w:r>
      <w:r w:rsidRPr="0086436B">
        <w:rPr>
          <w:bCs/>
          <w:sz w:val="16"/>
          <w:szCs w:val="16"/>
        </w:rPr>
        <w:t>pportunistic station selection</w:t>
      </w:r>
      <w:r w:rsidR="0086436B" w:rsidRPr="0086436B">
        <w:rPr>
          <w:bCs/>
          <w:sz w:val="16"/>
          <w:szCs w:val="16"/>
        </w:rPr>
        <w:t xml:space="preserve"> </w:t>
      </w:r>
      <w:r w:rsidR="0086436B" w:rsidRPr="007762CB">
        <w:rPr>
          <w:sz w:val="16"/>
          <w:szCs w:val="16"/>
        </w:rPr>
        <w:t>(</w:t>
      </w:r>
      <w:r w:rsidR="0086436B" w:rsidRPr="0086436B">
        <w:rPr>
          <w:sz w:val="16"/>
          <w:szCs w:val="16"/>
        </w:rPr>
        <w:t>From database of national safe tows or DATRAS and from commercial data</w:t>
      </w:r>
      <w:r w:rsidR="0086436B" w:rsidRPr="007762CB">
        <w:rPr>
          <w:sz w:val="16"/>
          <w:szCs w:val="16"/>
        </w:rPr>
        <w:t>)</w:t>
      </w:r>
    </w:p>
    <w:p w14:paraId="72383FEA" w14:textId="0C59C47E" w:rsidR="0086436B" w:rsidRPr="0086436B" w:rsidRDefault="00442338" w:rsidP="0086436B">
      <w:pPr>
        <w:spacing w:before="0" w:after="0"/>
        <w:ind w:left="142" w:hanging="142"/>
        <w:rPr>
          <w:bCs/>
          <w:sz w:val="16"/>
          <w:szCs w:val="16"/>
        </w:rPr>
      </w:pPr>
      <w:r>
        <w:rPr>
          <w:bCs/>
          <w:sz w:val="16"/>
          <w:szCs w:val="16"/>
        </w:rPr>
        <w:t>4</w:t>
      </w:r>
      <w:r w:rsidR="0086436B" w:rsidRPr="0086436B">
        <w:rPr>
          <w:bCs/>
          <w:sz w:val="16"/>
          <w:szCs w:val="16"/>
        </w:rPr>
        <w:t xml:space="preserve"> Fixed Stations</w:t>
      </w:r>
    </w:p>
    <w:p w14:paraId="24087FCB" w14:textId="5727FC50" w:rsidR="0086436B" w:rsidRDefault="00442338" w:rsidP="0086436B">
      <w:pPr>
        <w:spacing w:before="0" w:after="0"/>
        <w:ind w:left="142" w:hanging="142"/>
        <w:rPr>
          <w:bCs/>
          <w:sz w:val="16"/>
          <w:szCs w:val="16"/>
        </w:rPr>
      </w:pPr>
      <w:r>
        <w:rPr>
          <w:bCs/>
          <w:sz w:val="16"/>
          <w:szCs w:val="16"/>
        </w:rPr>
        <w:t>5</w:t>
      </w:r>
      <w:r w:rsidR="0086436B" w:rsidRPr="0086436B">
        <w:rPr>
          <w:bCs/>
          <w:sz w:val="16"/>
          <w:szCs w:val="16"/>
        </w:rPr>
        <w:t xml:space="preserve"> </w:t>
      </w:r>
      <w:r w:rsidR="00880217">
        <w:rPr>
          <w:bCs/>
          <w:sz w:val="16"/>
          <w:szCs w:val="16"/>
        </w:rPr>
        <w:t>Proportion semi-randomized</w:t>
      </w:r>
      <w:r w:rsidR="00430B9B">
        <w:rPr>
          <w:bCs/>
          <w:sz w:val="16"/>
          <w:szCs w:val="16"/>
        </w:rPr>
        <w:t xml:space="preserve"> (new positions)</w:t>
      </w:r>
    </w:p>
    <w:p w14:paraId="3F3095AD" w14:textId="77777777" w:rsidR="005639E8" w:rsidRDefault="005639E8" w:rsidP="0086436B">
      <w:pPr>
        <w:spacing w:before="0" w:after="0"/>
        <w:ind w:left="142" w:hanging="142"/>
        <w:rPr>
          <w:bCs/>
          <w:sz w:val="16"/>
          <w:szCs w:val="16"/>
        </w:rPr>
      </w:pPr>
    </w:p>
    <w:p w14:paraId="0DC82BEE" w14:textId="77777777" w:rsidR="00C02DFE" w:rsidRDefault="00C02DFE" w:rsidP="00C02DFE">
      <w:pPr>
        <w:spacing w:before="0" w:after="0"/>
        <w:rPr>
          <w:bCs/>
          <w:sz w:val="16"/>
          <w:szCs w:val="16"/>
        </w:rPr>
      </w:pPr>
    </w:p>
    <w:p w14:paraId="22B231BA" w14:textId="77777777" w:rsidR="00090122" w:rsidRPr="00D20F92" w:rsidRDefault="00090122" w:rsidP="008523E6">
      <w:pPr>
        <w:rPr>
          <w:b/>
        </w:rPr>
      </w:pPr>
    </w:p>
    <w:bookmarkEnd w:id="16"/>
    <w:p w14:paraId="50093D63" w14:textId="5746B832" w:rsidR="005B3B6C" w:rsidRPr="00E77216" w:rsidRDefault="005B3B6C" w:rsidP="005B3B6C">
      <w:r w:rsidRPr="00E77216">
        <w:t xml:space="preserve"> </w:t>
      </w:r>
    </w:p>
    <w:p w14:paraId="0D84E9F7" w14:textId="77777777" w:rsidR="005B3B6C" w:rsidRPr="00E77216" w:rsidRDefault="005B3B6C" w:rsidP="008523E6"/>
    <w:p w14:paraId="3F106AE4" w14:textId="77777777" w:rsidR="00892EA5" w:rsidRPr="00E77216" w:rsidRDefault="00892EA5" w:rsidP="008523E6">
      <w:pPr>
        <w:pStyle w:val="Heading2"/>
        <w:pageBreakBefore/>
      </w:pPr>
      <w:bookmarkStart w:id="18" w:name="_Toc323816287"/>
      <w:bookmarkStart w:id="19" w:name="_Toc362437499"/>
      <w:bookmarkStart w:id="20" w:name="_Toc420935994"/>
      <w:r w:rsidRPr="00E77216">
        <w:lastRenderedPageBreak/>
        <w:t>GOV-trawl construction</w:t>
      </w:r>
      <w:bookmarkEnd w:id="18"/>
      <w:r w:rsidRPr="00E77216">
        <w:t xml:space="preserve"> and rigging</w:t>
      </w:r>
      <w:bookmarkEnd w:id="19"/>
      <w:bookmarkEnd w:id="20"/>
    </w:p>
    <w:p w14:paraId="3CD3FA05" w14:textId="5C8E3D04" w:rsidR="006F0223" w:rsidRDefault="00D45F66" w:rsidP="008523E6">
      <w:r w:rsidRPr="00D45F66">
        <w:t>The original construction of the 36/47 GOV-trawl is shown in Figure 2.1. It has been acknowledged by IBTS</w:t>
      </w:r>
      <w:r w:rsidR="0006786B">
        <w:t>WG</w:t>
      </w:r>
      <w:r w:rsidRPr="00D45F66">
        <w:t xml:space="preserve"> </w:t>
      </w:r>
      <w:r w:rsidR="00240BAE">
        <w:t>(ICES 2012</w:t>
      </w:r>
      <w:r w:rsidR="004A24FD">
        <w:t>a</w:t>
      </w:r>
      <w:r w:rsidR="00240BAE">
        <w:t xml:space="preserve">) </w:t>
      </w:r>
      <w:r w:rsidR="0006786B">
        <w:t xml:space="preserve">that </w:t>
      </w:r>
      <w:r w:rsidRPr="00D45F66">
        <w:t xml:space="preserve">historical drift </w:t>
      </w:r>
      <w:r w:rsidR="0019199E">
        <w:t>and technical creep have impact</w:t>
      </w:r>
      <w:r w:rsidRPr="00D45F66">
        <w:t>ed national GOV specification</w:t>
      </w:r>
      <w:r w:rsidR="0019199E">
        <w:t>s</w:t>
      </w:r>
      <w:r w:rsidRPr="00D45F66">
        <w:t xml:space="preserve"> and therefore deviations from </w:t>
      </w:r>
      <w:r w:rsidR="00240BAE">
        <w:t>the standard manual</w:t>
      </w:r>
      <w:r w:rsidRPr="00D45F66">
        <w:t xml:space="preserve"> have occurred. </w:t>
      </w:r>
      <w:r w:rsidR="00916B09">
        <w:t>This technical creep has been documented, see</w:t>
      </w:r>
      <w:r w:rsidR="00F90BEA">
        <w:t xml:space="preserve"> </w:t>
      </w:r>
      <w:r w:rsidR="004A24FD">
        <w:t>ICES (2015</w:t>
      </w:r>
      <w:r w:rsidR="00EB5788">
        <w:t>a</w:t>
      </w:r>
      <w:r w:rsidR="004A24FD">
        <w:t xml:space="preserve">, </w:t>
      </w:r>
      <w:r w:rsidR="0006786B">
        <w:t xml:space="preserve">Annex 7, </w:t>
      </w:r>
      <w:r w:rsidR="00A40D28">
        <w:t>WD</w:t>
      </w:r>
      <w:r w:rsidRPr="00D45F66">
        <w:t xml:space="preserve"> 3)</w:t>
      </w:r>
      <w:r w:rsidR="00F90BEA">
        <w:t xml:space="preserve">. </w:t>
      </w:r>
      <w:r w:rsidR="00916B09">
        <w:t>T</w:t>
      </w:r>
      <w:r w:rsidR="00F90BEA">
        <w:t xml:space="preserve">he </w:t>
      </w:r>
      <w:r w:rsidR="00F90BEA" w:rsidRPr="00D45F66">
        <w:t xml:space="preserve">historical drift from the standard GOV has </w:t>
      </w:r>
      <w:r w:rsidR="00F90BEA">
        <w:t>widened to a point where it would</w:t>
      </w:r>
      <w:r w:rsidR="00F90BEA" w:rsidRPr="00D45F66">
        <w:t xml:space="preserve"> never be possible to reverse</w:t>
      </w:r>
      <w:r w:rsidR="00916B09">
        <w:t xml:space="preserve">, and it was therefore </w:t>
      </w:r>
      <w:r w:rsidRPr="00D45F66">
        <w:t xml:space="preserve">recommended </w:t>
      </w:r>
      <w:r w:rsidR="00916B09">
        <w:t xml:space="preserve">that </w:t>
      </w:r>
      <w:r w:rsidRPr="00D45F66">
        <w:t xml:space="preserve">each </w:t>
      </w:r>
      <w:r w:rsidR="00916B09">
        <w:t>country</w:t>
      </w:r>
      <w:r w:rsidRPr="00D45F66">
        <w:t xml:space="preserve"> should maintain </w:t>
      </w:r>
      <w:r w:rsidR="00916B09">
        <w:t xml:space="preserve">current </w:t>
      </w:r>
      <w:r w:rsidRPr="00D45F66">
        <w:t xml:space="preserve">standardisation. </w:t>
      </w:r>
    </w:p>
    <w:p w14:paraId="151C1DC1" w14:textId="57C7A655" w:rsidR="00D45F66" w:rsidRDefault="00344879" w:rsidP="008523E6">
      <w:r>
        <w:t>Because the information in this manual is insufficient to fully rig the GOV trawl and i</w:t>
      </w:r>
      <w:r w:rsidR="006F0223">
        <w:t xml:space="preserve">n order to maintain consistency at </w:t>
      </w:r>
      <w:r w:rsidR="008A5205">
        <w:t xml:space="preserve">a </w:t>
      </w:r>
      <w:r w:rsidR="006F0223">
        <w:t>national level</w:t>
      </w:r>
      <w:r w:rsidR="008A5205">
        <w:t>,</w:t>
      </w:r>
      <w:r w:rsidR="006F0223">
        <w:t xml:space="preserve"> </w:t>
      </w:r>
      <w:r>
        <w:t>i</w:t>
      </w:r>
      <w:r w:rsidR="00D45F66" w:rsidRPr="00D45F66">
        <w:t xml:space="preserve">t was recomended each nation </w:t>
      </w:r>
      <w:r>
        <w:t xml:space="preserve">should draft their own comprehensive </w:t>
      </w:r>
      <w:r w:rsidR="00D45F66" w:rsidRPr="00D45F66">
        <w:t>user manual</w:t>
      </w:r>
      <w:r>
        <w:t>. This document should detail</w:t>
      </w:r>
      <w:r w:rsidR="00D45F66" w:rsidRPr="00D45F66">
        <w:t xml:space="preserve"> all trawl componants and rigging to provide sufficient information to full</w:t>
      </w:r>
      <w:r w:rsidR="0019199E">
        <w:t>y</w:t>
      </w:r>
      <w:r w:rsidR="00D45F66" w:rsidRPr="00D45F66">
        <w:t xml:space="preserve"> rig their trawl gear. </w:t>
      </w:r>
      <w:r>
        <w:t>Furthermore, it should</w:t>
      </w:r>
      <w:r w:rsidR="005309E1">
        <w:t xml:space="preserve"> include a section detailing how net monitoring instrumentation</w:t>
      </w:r>
      <w:r w:rsidR="008A5205">
        <w:t>,</w:t>
      </w:r>
      <w:r w:rsidR="005309E1">
        <w:t xml:space="preserve"> such as Scanmar or bottom contact </w:t>
      </w:r>
      <w:r w:rsidR="006F0223">
        <w:t>units</w:t>
      </w:r>
      <w:r w:rsidR="008A5205">
        <w:t>,</w:t>
      </w:r>
      <w:r w:rsidR="006F0223">
        <w:t xml:space="preserve"> </w:t>
      </w:r>
      <w:r w:rsidR="005309E1">
        <w:t xml:space="preserve">are attached to the trawl. </w:t>
      </w:r>
    </w:p>
    <w:p w14:paraId="73E19593" w14:textId="6BC2101B" w:rsidR="00892EA5" w:rsidRPr="00E77216" w:rsidRDefault="005309E1" w:rsidP="008523E6">
      <w:r>
        <w:t>To assist each GOV user</w:t>
      </w:r>
      <w:r w:rsidR="008A5205">
        <w:t>,</w:t>
      </w:r>
      <w:r>
        <w:t xml:space="preserve"> a</w:t>
      </w:r>
      <w:r w:rsidR="00892EA5" w:rsidRPr="00E77216">
        <w:t xml:space="preserve"> set of check </w:t>
      </w:r>
      <w:r w:rsidR="00C479C6" w:rsidRPr="00E77216">
        <w:t>sheets (Annex 3 to 6</w:t>
      </w:r>
      <w:r w:rsidR="00892EA5" w:rsidRPr="00E77216">
        <w:t>b</w:t>
      </w:r>
      <w:r w:rsidR="00037832" w:rsidRPr="00E77216">
        <w:t>)</w:t>
      </w:r>
      <w:r w:rsidR="00892EA5" w:rsidRPr="00E77216">
        <w:t xml:space="preserve"> </w:t>
      </w:r>
      <w:r w:rsidR="003E71B3" w:rsidRPr="00E77216">
        <w:t xml:space="preserve">is to </w:t>
      </w:r>
      <w:r w:rsidR="00892EA5" w:rsidRPr="00E77216">
        <w:t xml:space="preserve">be used for each trawl to maintain </w:t>
      </w:r>
      <w:r w:rsidR="006F0223">
        <w:t xml:space="preserve">their </w:t>
      </w:r>
      <w:r w:rsidR="00892EA5" w:rsidRPr="00E77216">
        <w:t xml:space="preserve">standard rigged GOV. </w:t>
      </w:r>
      <w:r>
        <w:t xml:space="preserve">It should be noted </w:t>
      </w:r>
      <w:r w:rsidR="008A5205">
        <w:t xml:space="preserve">that </w:t>
      </w:r>
      <w:r>
        <w:t xml:space="preserve">the check sheets provided are for guidance and should be adpted to suit each national GOV specification and rigging. </w:t>
      </w:r>
      <w:r w:rsidR="003E71B3" w:rsidRPr="00E77216">
        <w:t>A</w:t>
      </w:r>
      <w:r w:rsidR="00892EA5" w:rsidRPr="00E77216">
        <w:t xml:space="preserve">ll dimensions of the GOV </w:t>
      </w:r>
      <w:r w:rsidR="003E71B3" w:rsidRPr="00E77216">
        <w:t xml:space="preserve">must be checked </w:t>
      </w:r>
      <w:r w:rsidR="00892EA5" w:rsidRPr="00E77216">
        <w:t>to ensure that it is rigged correctly on the vessel. When a new net is delivered</w:t>
      </w:r>
      <w:r w:rsidR="00DD24CC">
        <w:t>,</w:t>
      </w:r>
      <w:r w:rsidR="00892EA5" w:rsidRPr="00E77216">
        <w:t xml:space="preserve"> check sheets 1 (Annex </w:t>
      </w:r>
      <w:r w:rsidR="00C479C6" w:rsidRPr="00E77216">
        <w:t>3</w:t>
      </w:r>
      <w:r w:rsidR="00892EA5" w:rsidRPr="00E77216">
        <w:t xml:space="preserve">) and 2 (Annex </w:t>
      </w:r>
      <w:r w:rsidR="00C479C6" w:rsidRPr="00E77216">
        <w:t>4</w:t>
      </w:r>
      <w:r w:rsidR="00892EA5" w:rsidRPr="00E77216">
        <w:t xml:space="preserve">) </w:t>
      </w:r>
      <w:r w:rsidR="003E71B3" w:rsidRPr="00E77216">
        <w:t xml:space="preserve">are </w:t>
      </w:r>
      <w:r w:rsidR="00DD24CC">
        <w:t xml:space="preserve">to be </w:t>
      </w:r>
      <w:r w:rsidR="00892EA5" w:rsidRPr="00E77216">
        <w:t xml:space="preserve">filled in to ensure that the net is manufactured to the correct specification. </w:t>
      </w:r>
    </w:p>
    <w:p w14:paraId="3A77ACD4" w14:textId="5428224B" w:rsidR="000129F0" w:rsidRDefault="000129F0" w:rsidP="007762CB">
      <w:pPr>
        <w:pStyle w:val="Heading3"/>
      </w:pPr>
      <w:r>
        <w:t>Rigging: Kite, flyers and floats</w:t>
      </w:r>
    </w:p>
    <w:p w14:paraId="3034260F" w14:textId="07B4BAD2" w:rsidR="00892EA5" w:rsidRDefault="005A16A1" w:rsidP="008523E6">
      <w:r>
        <w:t xml:space="preserve">To increase </w:t>
      </w:r>
      <w:r w:rsidR="000129F0">
        <w:t xml:space="preserve">the trawl opening a kite or a flyer is fitted to the trawl. The ‘standard’ flyer is the “Exocet” kite, but other kites or flyers </w:t>
      </w:r>
      <w:r w:rsidR="004A479D">
        <w:t xml:space="preserve">(e.g Voilin flyer) </w:t>
      </w:r>
      <w:r w:rsidR="000129F0">
        <w:t>are acceptable as long as the resulting trawl parameters are within the acceptable bounds (see section 2.6</w:t>
      </w:r>
      <w:r w:rsidR="004A479D">
        <w:t xml:space="preserve">, and </w:t>
      </w:r>
      <w:commentRangeStart w:id="21"/>
      <w:r w:rsidR="004A479D">
        <w:t>rigging manual for details for each kite and flyer</w:t>
      </w:r>
      <w:commentRangeEnd w:id="21"/>
      <w:r w:rsidR="004A479D">
        <w:rPr>
          <w:rStyle w:val="CommentReference"/>
          <w:lang w:val="en-US"/>
        </w:rPr>
        <w:commentReference w:id="21"/>
      </w:r>
      <w:r w:rsidR="000129F0">
        <w:t xml:space="preserve">). </w:t>
      </w:r>
      <w:r w:rsidR="00892EA5" w:rsidRPr="00E77216">
        <w:t xml:space="preserve">Details of the "Exocet" kite and suggestions how to attach the kite to the trawl are shown in Figure 2.2. Five floats with a buoyancy of 2.9 kg each </w:t>
      </w:r>
      <w:r w:rsidR="003E71B3" w:rsidRPr="00E77216">
        <w:t xml:space="preserve">are </w:t>
      </w:r>
      <w:r w:rsidR="00892EA5" w:rsidRPr="00E77216">
        <w:t xml:space="preserve">attached to the kite. </w:t>
      </w:r>
    </w:p>
    <w:p w14:paraId="5BA4D873" w14:textId="77777777" w:rsidR="00892EA5" w:rsidRPr="00E77216" w:rsidRDefault="00892EA5" w:rsidP="008523E6">
      <w:r w:rsidRPr="00E77216">
        <w:t xml:space="preserve">Total buoyancy of the floats on the net </w:t>
      </w:r>
      <w:r w:rsidR="003E71B3" w:rsidRPr="00E77216">
        <w:t>is</w:t>
      </w:r>
      <w:r w:rsidRPr="00E77216">
        <w:t xml:space="preserve"> 172 kg. The floats should be spread evenly over the wings and the square.</w:t>
      </w:r>
    </w:p>
    <w:p w14:paraId="5E10AD29" w14:textId="77777777" w:rsidR="00892EA5" w:rsidRDefault="00892EA5" w:rsidP="008523E6">
      <w:r w:rsidRPr="00E77216">
        <w:t>The rigging is given in Figure 2.3. On board the vessel</w:t>
      </w:r>
      <w:r w:rsidR="00037832" w:rsidRPr="00E77216">
        <w:t>,</w:t>
      </w:r>
      <w:r w:rsidRPr="00E77216">
        <w:t xml:space="preserve"> when attaching the trawl to the bridles and doors, </w:t>
      </w:r>
      <w:r w:rsidR="003E71B3" w:rsidRPr="00E77216">
        <w:t xml:space="preserve">use </w:t>
      </w:r>
      <w:r w:rsidRPr="00E77216">
        <w:t xml:space="preserve">check sheet 3 (Annex </w:t>
      </w:r>
      <w:r w:rsidR="00C479C6" w:rsidRPr="00E77216">
        <w:t>5</w:t>
      </w:r>
      <w:r w:rsidRPr="00E77216">
        <w:t>).</w:t>
      </w:r>
    </w:p>
    <w:p w14:paraId="61C6C9E4" w14:textId="3D2921B1" w:rsidR="000129F0" w:rsidRPr="00E77216" w:rsidRDefault="000129F0" w:rsidP="007762CB">
      <w:pPr>
        <w:pStyle w:val="Heading3"/>
      </w:pPr>
      <w:r>
        <w:t>Net geometry - sweeps</w:t>
      </w:r>
    </w:p>
    <w:p w14:paraId="3629B600" w14:textId="4FB8B3D9" w:rsidR="00892EA5" w:rsidRPr="002973F8" w:rsidRDefault="003E71B3" w:rsidP="008523E6">
      <w:pPr>
        <w:rPr>
          <w:lang w:val="en-US"/>
        </w:rPr>
      </w:pPr>
      <w:r w:rsidRPr="00E77216">
        <w:t>T</w:t>
      </w:r>
      <w:r w:rsidR="00892EA5" w:rsidRPr="00E77216">
        <w:t xml:space="preserve">he most important consideration is that the </w:t>
      </w:r>
      <w:r w:rsidR="00892EA5" w:rsidRPr="00E77216">
        <w:rPr>
          <w:b/>
        </w:rPr>
        <w:t>net geometry is within the acceptable limits</w:t>
      </w:r>
      <w:r w:rsidR="00892EA5" w:rsidRPr="00E77216">
        <w:t xml:space="preserve"> for the depth of water</w:t>
      </w:r>
      <w:r w:rsidR="00B81797">
        <w:t xml:space="preserve"> </w:t>
      </w:r>
      <w:r w:rsidR="00892EA5" w:rsidRPr="00E77216">
        <w:t xml:space="preserve">(see </w:t>
      </w:r>
      <w:r w:rsidR="00B80716" w:rsidRPr="00E77216">
        <w:t xml:space="preserve">Section </w:t>
      </w:r>
      <w:r w:rsidR="00892EA5" w:rsidRPr="00E77216">
        <w:t>2.6 on monitoring net geometry</w:t>
      </w:r>
      <w:r w:rsidR="007676F5">
        <w:t xml:space="preserve"> and theoretical </w:t>
      </w:r>
      <w:r w:rsidR="007676F5" w:rsidRPr="00E77216">
        <w:t>headline height and door spread limits for deployment depth</w:t>
      </w:r>
      <w:r w:rsidR="00892EA5" w:rsidRPr="00E77216">
        <w:t xml:space="preserve">). </w:t>
      </w:r>
      <w:r w:rsidR="00696EAD">
        <w:t>Because the acceptable limites were not</w:t>
      </w:r>
      <w:r w:rsidR="0056761E" w:rsidRPr="00E77216">
        <w:t xml:space="preserve"> achieved</w:t>
      </w:r>
      <w:r w:rsidR="00696EAD">
        <w:t xml:space="preserve"> by some nations</w:t>
      </w:r>
      <w:r w:rsidR="0056761E" w:rsidRPr="00E77216">
        <w:t>, particular</w:t>
      </w:r>
      <w:r w:rsidR="00696EAD">
        <w:t>ly</w:t>
      </w:r>
      <w:r w:rsidR="0056761E" w:rsidRPr="00E77216">
        <w:t xml:space="preserve"> when using the long sweeps</w:t>
      </w:r>
      <w:r w:rsidR="000129F0">
        <w:t xml:space="preserve"> at deeper stations</w:t>
      </w:r>
      <w:r w:rsidR="0056761E" w:rsidRPr="00E77216">
        <w:t>, several countries stopped</w:t>
      </w:r>
      <w:r w:rsidR="007676F5">
        <w:t xml:space="preserve"> </w:t>
      </w:r>
      <w:r w:rsidR="0056761E" w:rsidRPr="00E77216">
        <w:t>chang</w:t>
      </w:r>
      <w:r w:rsidR="00EA77AA">
        <w:t>ing</w:t>
      </w:r>
      <w:r w:rsidR="0056761E" w:rsidRPr="00E77216">
        <w:t xml:space="preserve"> sweep length</w:t>
      </w:r>
      <w:r w:rsidR="00696EAD">
        <w:t>s</w:t>
      </w:r>
      <w:r w:rsidR="0056761E" w:rsidRPr="00E77216">
        <w:t xml:space="preserve"> during the Q1 surveys. </w:t>
      </w:r>
      <w:r w:rsidR="007676F5">
        <w:t>Current advice is for all nations to maintain their current rigging, therefore Norway and Sweden will continue to vary sweep length with bottom depth.</w:t>
      </w:r>
    </w:p>
    <w:p w14:paraId="04D5CED6" w14:textId="4BCF93A5" w:rsidR="00276F39" w:rsidRPr="00E77216" w:rsidRDefault="00696EAD" w:rsidP="008523E6">
      <w:bookmarkStart w:id="22" w:name="_Hlk506903742"/>
      <w:r w:rsidRPr="004C7E89">
        <w:t xml:space="preserve">Deviations from the standard trawl specification </w:t>
      </w:r>
      <w:bookmarkEnd w:id="22"/>
      <w:r w:rsidRPr="004C7E89">
        <w:t xml:space="preserve">are </w:t>
      </w:r>
      <w:r w:rsidR="004C7E89">
        <w:t xml:space="preserve">further </w:t>
      </w:r>
      <w:r w:rsidRPr="004C7E89">
        <w:t xml:space="preserve">detailed in </w:t>
      </w:r>
      <w:commentRangeStart w:id="23"/>
      <w:r w:rsidRPr="004C7E89">
        <w:t>Annex</w:t>
      </w:r>
      <w:r w:rsidR="004C7E89" w:rsidRPr="004C7E89">
        <w:t xml:space="preserve"> 2, Table A2.</w:t>
      </w:r>
      <w:r w:rsidR="006972FE">
        <w:t>4</w:t>
      </w:r>
      <w:r w:rsidR="004C7E89" w:rsidRPr="004C7E89">
        <w:t>.</w:t>
      </w:r>
      <w:r w:rsidRPr="004C7E89">
        <w:t xml:space="preserve"> </w:t>
      </w:r>
      <w:commentRangeEnd w:id="23"/>
      <w:r w:rsidR="002973F8">
        <w:rPr>
          <w:rStyle w:val="CommentReference"/>
          <w:lang w:val="en-US"/>
        </w:rPr>
        <w:commentReference w:id="23"/>
      </w:r>
    </w:p>
    <w:p w14:paraId="062434C1" w14:textId="7DF23707" w:rsidR="000129F0" w:rsidRDefault="000129F0" w:rsidP="007762CB">
      <w:pPr>
        <w:pStyle w:val="Heading3"/>
      </w:pPr>
      <w:r>
        <w:lastRenderedPageBreak/>
        <w:t>Groundgear</w:t>
      </w:r>
    </w:p>
    <w:p w14:paraId="509FE403" w14:textId="77777777" w:rsidR="00A40D28" w:rsidRDefault="00892EA5" w:rsidP="008523E6">
      <w:r w:rsidRPr="00E77216">
        <w:t>The standard groundrope with rubber discs (</w:t>
      </w:r>
      <w:r w:rsidR="00816E06" w:rsidRPr="00E77216">
        <w:t>groundgear</w:t>
      </w:r>
      <w:r w:rsidRPr="00E77216">
        <w:t xml:space="preserve"> ‘A’) as shown in Figure 2.4 </w:t>
      </w:r>
      <w:r w:rsidR="003E71B3" w:rsidRPr="00E77216">
        <w:t>is</w:t>
      </w:r>
      <w:r w:rsidRPr="00E77216">
        <w:t xml:space="preserve"> used throughout the survey area. However, since 1985</w:t>
      </w:r>
      <w:r w:rsidR="00D63310" w:rsidRPr="00E77216">
        <w:t>,</w:t>
      </w:r>
      <w:r w:rsidRPr="00E77216">
        <w:t xml:space="preserve"> Scotland have used </w:t>
      </w:r>
      <w:r w:rsidR="00816E06" w:rsidRPr="00E77216">
        <w:t>groundgear</w:t>
      </w:r>
      <w:r w:rsidRPr="00E77216">
        <w:t xml:space="preserve"> ‘B’ on all stations north of 57</w:t>
      </w:r>
      <w:r w:rsidRPr="00E77216">
        <w:rPr>
          <w:szCs w:val="24"/>
        </w:rPr>
        <w:t>° 30</w:t>
      </w:r>
      <w:r w:rsidR="00620551" w:rsidRPr="00E77216">
        <w:rPr>
          <w:szCs w:val="24"/>
        </w:rPr>
        <w:t>’</w:t>
      </w:r>
      <w:r w:rsidRPr="00E77216">
        <w:rPr>
          <w:szCs w:val="24"/>
        </w:rPr>
        <w:t xml:space="preserve"> North</w:t>
      </w:r>
      <w:r w:rsidR="00D20C2A">
        <w:rPr>
          <w:szCs w:val="24"/>
        </w:rPr>
        <w:t xml:space="preserve"> because of the rough bottom</w:t>
      </w:r>
      <w:r w:rsidRPr="00E77216">
        <w:rPr>
          <w:szCs w:val="24"/>
        </w:rPr>
        <w:t xml:space="preserve"> (Figure 2.5). </w:t>
      </w:r>
      <w:r w:rsidR="003E71B3" w:rsidRPr="00E77216">
        <w:t xml:space="preserve">Use </w:t>
      </w:r>
      <w:r w:rsidRPr="00E77216">
        <w:t xml:space="preserve">check sheet (Annexes </w:t>
      </w:r>
      <w:r w:rsidR="00C479C6" w:rsidRPr="00E77216">
        <w:t>6</w:t>
      </w:r>
      <w:r w:rsidRPr="00E77216">
        <w:t xml:space="preserve">a and </w:t>
      </w:r>
      <w:r w:rsidR="00C479C6" w:rsidRPr="00E77216">
        <w:t>6</w:t>
      </w:r>
      <w:r w:rsidRPr="00E77216">
        <w:t xml:space="preserve">b) to ensure the </w:t>
      </w:r>
      <w:r w:rsidR="00816E06" w:rsidRPr="00E77216">
        <w:t>groundgear</w:t>
      </w:r>
      <w:r w:rsidRPr="00E77216">
        <w:t xml:space="preserve"> is to specification. </w:t>
      </w:r>
    </w:p>
    <w:p w14:paraId="2497AD6C" w14:textId="7627750C" w:rsidR="00892EA5" w:rsidRPr="00E77216" w:rsidRDefault="00A40D28" w:rsidP="008523E6">
      <w:r>
        <w:t>E</w:t>
      </w:r>
      <w:r w:rsidR="00892EA5" w:rsidRPr="00E77216">
        <w:t>xtra weights in the groundrope are 70 kg in the square, 35 kg in each quarter and 35 kg in each forward wing-end. These weights should be evenly spread over the appropriate length of groundrope and this can be achieved by wrapping chain externally around the groundrope</w:t>
      </w:r>
      <w:r w:rsidR="003E71B3" w:rsidRPr="00E77216">
        <w:t>,</w:t>
      </w:r>
      <w:r w:rsidR="00892EA5" w:rsidRPr="00E77216">
        <w:t xml:space="preserve"> using a thicker centre chain</w:t>
      </w:r>
      <w:r w:rsidR="003E71B3" w:rsidRPr="00E77216">
        <w:t>,</w:t>
      </w:r>
      <w:r w:rsidR="00892EA5" w:rsidRPr="00E77216">
        <w:t xml:space="preserve"> or by interspersing the groundrope rubber discs with steel discs of the same diameter. Approximate weight in air is given for each section of the groundgear.</w:t>
      </w:r>
    </w:p>
    <w:p w14:paraId="69E4D08A" w14:textId="4844F7F5" w:rsidR="00892EA5" w:rsidRPr="00E77216" w:rsidRDefault="00D63310" w:rsidP="008523E6">
      <w:r w:rsidRPr="00E77216">
        <w:t>P</w:t>
      </w:r>
      <w:r w:rsidR="00892EA5" w:rsidRPr="00E77216">
        <w:t xml:space="preserve">roper contact of the groundgear </w:t>
      </w:r>
      <w:r w:rsidR="000129F0">
        <w:t>should be monitored</w:t>
      </w:r>
      <w:r w:rsidR="00892EA5" w:rsidRPr="00E77216">
        <w:t xml:space="preserve"> by </w:t>
      </w:r>
      <w:r w:rsidRPr="00E77216">
        <w:t xml:space="preserve">use of </w:t>
      </w:r>
      <w:r w:rsidR="00892EA5" w:rsidRPr="00E77216">
        <w:t>acoustic devices,</w:t>
      </w:r>
      <w:r w:rsidR="000129F0">
        <w:t xml:space="preserve"> in addition to checking the</w:t>
      </w:r>
      <w:r w:rsidR="00892EA5" w:rsidRPr="00E77216">
        <w:t xml:space="preserve"> wear on chains</w:t>
      </w:r>
      <w:r w:rsidRPr="00E77216">
        <w:t>,</w:t>
      </w:r>
      <w:r w:rsidR="00892EA5" w:rsidRPr="00E77216">
        <w:t xml:space="preserve"> and presence of benthic organisms and flatfish in the catch. The contact of the </w:t>
      </w:r>
      <w:r w:rsidR="00816E06" w:rsidRPr="00E77216">
        <w:t>groundgear</w:t>
      </w:r>
      <w:r w:rsidR="00892EA5" w:rsidRPr="00E77216">
        <w:t xml:space="preserve"> with the bottom can be greatly influenced by changing the length of the adjustment chain between the lower leg and the bumper bobbin. The normal length of this chain is 2 metres but on rough ground it can be shortened to 1.7 metres; if the gear is fishing too light it can be lengthened to 2.2 metres.</w:t>
      </w:r>
      <w:r w:rsidRPr="00E77216">
        <w:t xml:space="preserve"> Shortening the chain means the net sits lighter upon the bottom, but care must be taken to maintain proper bottom contact throughout the tow duration.</w:t>
      </w:r>
    </w:p>
    <w:p w14:paraId="77D87BF4" w14:textId="6748CA80" w:rsidR="000129F0" w:rsidRDefault="000129F0" w:rsidP="007762CB">
      <w:pPr>
        <w:pStyle w:val="Heading3"/>
      </w:pPr>
      <w:r>
        <w:t>Trawl net</w:t>
      </w:r>
    </w:p>
    <w:p w14:paraId="0A2122D7" w14:textId="374ED0EB" w:rsidR="00892EA5" w:rsidRPr="00E77216" w:rsidRDefault="00892EA5" w:rsidP="008523E6">
      <w:r w:rsidRPr="00E77216">
        <w:t>For a proper performance of the net</w:t>
      </w:r>
      <w:r w:rsidR="00A40D28">
        <w:t>,</w:t>
      </w:r>
      <w:r w:rsidRPr="00E77216">
        <w:t xml:space="preserve"> it is essential that the four upper bridles are of identical length, and regular checks </w:t>
      </w:r>
      <w:r w:rsidR="003E71B3" w:rsidRPr="00E77216">
        <w:t xml:space="preserve">must </w:t>
      </w:r>
      <w:r w:rsidRPr="00E77216">
        <w:t xml:space="preserve">be made to ensure this. </w:t>
      </w:r>
      <w:r w:rsidR="003E71B3" w:rsidRPr="00E77216">
        <w:t>A</w:t>
      </w:r>
      <w:r w:rsidRPr="00E77216">
        <w:t xml:space="preserve"> total check of the trawl </w:t>
      </w:r>
      <w:r w:rsidR="003E71B3" w:rsidRPr="00E77216">
        <w:t xml:space="preserve">must be </w:t>
      </w:r>
      <w:r w:rsidRPr="00E77216">
        <w:t>carried out prior to the survey.</w:t>
      </w:r>
      <w:r w:rsidR="00C479C6" w:rsidRPr="00E77216">
        <w:t xml:space="preserve"> </w:t>
      </w:r>
      <w:r w:rsidR="00450323">
        <w:t>Annex 7 contains the net plans and gear components tables for all countries</w:t>
      </w:r>
      <w:r w:rsidR="00A40D28">
        <w:t>,</w:t>
      </w:r>
      <w:r w:rsidR="00450323">
        <w:t xml:space="preserve"> as supplied in 2015 (ICES 2015</w:t>
      </w:r>
      <w:r w:rsidR="00EB5788">
        <w:t>a</w:t>
      </w:r>
      <w:r w:rsidR="00450323">
        <w:t xml:space="preserve">, Annex 9). </w:t>
      </w:r>
    </w:p>
    <w:p w14:paraId="34424A61" w14:textId="77777777" w:rsidR="00892EA5" w:rsidRPr="00E77216" w:rsidRDefault="00892EA5" w:rsidP="008523E6">
      <w:r w:rsidRPr="00E77216">
        <w:t>When checking the GOV mesh sizes, either during construction or on rigging the net, either an Omega net gauge or another standard net gauge should be used</w:t>
      </w:r>
      <w:r w:rsidR="00CD3EAF" w:rsidRPr="00E77216">
        <w:t>. See figure below for how to me</w:t>
      </w:r>
      <w:r w:rsidR="005B7379" w:rsidRPr="00E77216">
        <w:t>asure</w:t>
      </w:r>
      <w:r w:rsidR="00CD3EAF" w:rsidRPr="00E77216">
        <w:t xml:space="preserve"> the</w:t>
      </w:r>
      <w:r w:rsidRPr="00E77216">
        <w:t xml:space="preserve"> </w:t>
      </w:r>
      <w:r w:rsidR="00CD3EAF" w:rsidRPr="00E77216">
        <w:t xml:space="preserve">mesh opening vs. </w:t>
      </w:r>
      <w:r w:rsidRPr="00E77216">
        <w:t xml:space="preserve">the stretched mesh. </w:t>
      </w:r>
    </w:p>
    <w:p w14:paraId="6E2C2E85" w14:textId="77777777" w:rsidR="00892EA5" w:rsidRPr="00E77216" w:rsidRDefault="00892EA5" w:rsidP="00892EA5">
      <w:pPr>
        <w:pStyle w:val="Illustration1"/>
      </w:pPr>
      <w:r w:rsidRPr="00E77216">
        <w:rPr>
          <w:noProof/>
          <w:lang w:val="fr-FR" w:eastAsia="fr-FR"/>
        </w:rPr>
        <w:drawing>
          <wp:inline distT="0" distB="0" distL="0" distR="0" wp14:anchorId="34F3A2F5" wp14:editId="01BF7018">
            <wp:extent cx="2830830" cy="2202815"/>
            <wp:effectExtent l="19050" t="0" r="7620" b="0"/>
            <wp:docPr id="9" name="Picture 9" descr="IBTSWG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BTSWG08"/>
                    <pic:cNvPicPr>
                      <a:picLocks noChangeAspect="1" noChangeArrowheads="1"/>
                    </pic:cNvPicPr>
                  </pic:nvPicPr>
                  <pic:blipFill>
                    <a:blip r:embed="rId21" cstate="print"/>
                    <a:srcRect/>
                    <a:stretch>
                      <a:fillRect/>
                    </a:stretch>
                  </pic:blipFill>
                  <pic:spPr bwMode="auto">
                    <a:xfrm>
                      <a:off x="0" y="0"/>
                      <a:ext cx="2830830" cy="2202815"/>
                    </a:xfrm>
                    <a:prstGeom prst="rect">
                      <a:avLst/>
                    </a:prstGeom>
                    <a:noFill/>
                    <a:ln w="9525">
                      <a:noFill/>
                      <a:miter lim="800000"/>
                      <a:headEnd/>
                      <a:tailEnd/>
                    </a:ln>
                  </pic:spPr>
                </pic:pic>
              </a:graphicData>
            </a:graphic>
          </wp:inline>
        </w:drawing>
      </w:r>
    </w:p>
    <w:p w14:paraId="3001A8DE" w14:textId="0CF235F3" w:rsidR="00892EA5" w:rsidRPr="00E77216" w:rsidRDefault="00892EA5" w:rsidP="008523E6">
      <w:r w:rsidRPr="00E77216">
        <w:t>During measuring</w:t>
      </w:r>
      <w:r w:rsidR="00CD3EAF" w:rsidRPr="00E77216">
        <w:t>,</w:t>
      </w:r>
      <w:r w:rsidRPr="00E77216">
        <w:t xml:space="preserve"> a 5% tolerance is allowed. When using the Omega Gauge, please follow the manufacturers’ instructions for correct use, as overstretching could be an issue. The net can be measured either wet or dry. This is a summary of the information taken from the working document presented at IBTSWG in 2008 (</w:t>
      </w:r>
      <w:r w:rsidR="00CC4696">
        <w:t>ICES 2008, Annex 5</w:t>
      </w:r>
      <w:r w:rsidR="00A40D28">
        <w:t>,</w:t>
      </w:r>
      <w:r w:rsidR="00CC4696">
        <w:t xml:space="preserve"> </w:t>
      </w:r>
      <w:r w:rsidRPr="00E77216">
        <w:t xml:space="preserve">WD1). </w:t>
      </w:r>
    </w:p>
    <w:p w14:paraId="4AB80C90" w14:textId="77777777" w:rsidR="00892EA5" w:rsidRPr="00E77216" w:rsidRDefault="00892EA5" w:rsidP="008523E6">
      <w:r w:rsidRPr="00E77216">
        <w:lastRenderedPageBreak/>
        <w:t>The lining of the codend should consist of 400 stretched meshes of 20 mm each, giving a total length of 8 m. The total circumference of the lining should be 600 meshes.</w:t>
      </w:r>
    </w:p>
    <w:p w14:paraId="11C6C7D5" w14:textId="77777777" w:rsidR="00892EA5" w:rsidRPr="00E77216" w:rsidRDefault="00892EA5" w:rsidP="00892EA5"/>
    <w:p w14:paraId="11ECEFDA" w14:textId="77777777" w:rsidR="00892EA5" w:rsidRPr="00E77216" w:rsidRDefault="00892EA5" w:rsidP="00892EA5"/>
    <w:p w14:paraId="49BA3DE2" w14:textId="77777777" w:rsidR="00F31853" w:rsidRPr="00E77216" w:rsidRDefault="00892EA5" w:rsidP="008523E6">
      <w:pPr>
        <w:pStyle w:val="Illustration1"/>
      </w:pPr>
      <w:r w:rsidRPr="00E77216">
        <w:rPr>
          <w:noProof/>
          <w:lang w:val="fr-FR" w:eastAsia="fr-FR"/>
        </w:rPr>
        <w:drawing>
          <wp:inline distT="0" distB="0" distL="0" distR="0" wp14:anchorId="283BE917" wp14:editId="1D69DCD2">
            <wp:extent cx="4819015" cy="6738367"/>
            <wp:effectExtent l="0" t="0" r="0" b="0"/>
            <wp:docPr id="11" name="Picture 11"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2-1"/>
                    <pic:cNvPicPr>
                      <a:picLocks noChangeAspect="1" noChangeArrowheads="1"/>
                    </pic:cNvPicPr>
                  </pic:nvPicPr>
                  <pic:blipFill>
                    <a:blip r:embed="rId22" cstate="print"/>
                    <a:srcRect/>
                    <a:stretch>
                      <a:fillRect/>
                    </a:stretch>
                  </pic:blipFill>
                  <pic:spPr bwMode="auto">
                    <a:xfrm>
                      <a:off x="0" y="0"/>
                      <a:ext cx="4819015" cy="6738367"/>
                    </a:xfrm>
                    <a:prstGeom prst="rect">
                      <a:avLst/>
                    </a:prstGeom>
                    <a:noFill/>
                    <a:ln w="9525">
                      <a:noFill/>
                      <a:miter lim="800000"/>
                      <a:headEnd/>
                      <a:tailEnd/>
                    </a:ln>
                  </pic:spPr>
                </pic:pic>
              </a:graphicData>
            </a:graphic>
          </wp:inline>
        </w:drawing>
      </w:r>
    </w:p>
    <w:p w14:paraId="08E4F014" w14:textId="77777777" w:rsidR="00892EA5" w:rsidRPr="00E77216" w:rsidRDefault="00892EA5" w:rsidP="00892EA5">
      <w:pPr>
        <w:pStyle w:val="IllustrationCaption"/>
      </w:pPr>
      <w:r w:rsidRPr="00E77216">
        <w:t>Figure 2.1. Construction of the 36/47 GOV Trawl.</w:t>
      </w:r>
    </w:p>
    <w:p w14:paraId="51DAF519" w14:textId="77777777" w:rsidR="00892EA5" w:rsidRPr="00E77216" w:rsidRDefault="00892EA5" w:rsidP="008523E6">
      <w:pPr>
        <w:pStyle w:val="Illustration1"/>
      </w:pPr>
      <w:r w:rsidRPr="00E77216">
        <w:rPr>
          <w:noProof/>
          <w:lang w:val="fr-FR" w:eastAsia="fr-FR"/>
        </w:rPr>
        <w:lastRenderedPageBreak/>
        <w:drawing>
          <wp:inline distT="0" distB="0" distL="0" distR="0" wp14:anchorId="01491705" wp14:editId="6C04CD2A">
            <wp:extent cx="4819015" cy="7260455"/>
            <wp:effectExtent l="0" t="0" r="0" b="0"/>
            <wp:docPr id="12" name="Picture 12" descr="Fig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2-2"/>
                    <pic:cNvPicPr>
                      <a:picLocks noChangeAspect="1" noChangeArrowheads="1"/>
                    </pic:cNvPicPr>
                  </pic:nvPicPr>
                  <pic:blipFill>
                    <a:blip r:embed="rId23" cstate="print"/>
                    <a:srcRect/>
                    <a:stretch>
                      <a:fillRect/>
                    </a:stretch>
                  </pic:blipFill>
                  <pic:spPr bwMode="auto">
                    <a:xfrm>
                      <a:off x="0" y="0"/>
                      <a:ext cx="4819015" cy="7260455"/>
                    </a:xfrm>
                    <a:prstGeom prst="rect">
                      <a:avLst/>
                    </a:prstGeom>
                    <a:noFill/>
                    <a:ln w="9525">
                      <a:noFill/>
                      <a:miter lim="800000"/>
                      <a:headEnd/>
                      <a:tailEnd/>
                    </a:ln>
                  </pic:spPr>
                </pic:pic>
              </a:graphicData>
            </a:graphic>
          </wp:inline>
        </w:drawing>
      </w:r>
    </w:p>
    <w:p w14:paraId="57F9A502" w14:textId="77777777" w:rsidR="00892EA5" w:rsidRPr="00E77216" w:rsidRDefault="00892EA5" w:rsidP="00892EA5">
      <w:pPr>
        <w:pStyle w:val="IllustrationCaption"/>
      </w:pPr>
      <w:r w:rsidRPr="00E77216">
        <w:t>Figure 2.2. "Exocet" Kite for the 36/47 GOV Trawl.</w:t>
      </w:r>
    </w:p>
    <w:p w14:paraId="1F3C3145" w14:textId="77777777" w:rsidR="00892EA5" w:rsidRPr="00E77216" w:rsidRDefault="00892EA5" w:rsidP="008523E6">
      <w:pPr>
        <w:pStyle w:val="Illustration1"/>
      </w:pPr>
      <w:r w:rsidRPr="00E77216">
        <w:rPr>
          <w:noProof/>
          <w:lang w:val="fr-FR" w:eastAsia="fr-FR"/>
        </w:rPr>
        <w:lastRenderedPageBreak/>
        <w:drawing>
          <wp:inline distT="0" distB="0" distL="0" distR="0" wp14:anchorId="0F3FC6DD" wp14:editId="1CBCBC04">
            <wp:extent cx="4819015" cy="7643915"/>
            <wp:effectExtent l="0" t="0" r="0" b="0"/>
            <wp:docPr id="13" name="Picture 13" descr="Fig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2-3"/>
                    <pic:cNvPicPr>
                      <a:picLocks noChangeAspect="1" noChangeArrowheads="1"/>
                    </pic:cNvPicPr>
                  </pic:nvPicPr>
                  <pic:blipFill>
                    <a:blip r:embed="rId24" cstate="print"/>
                    <a:srcRect/>
                    <a:stretch>
                      <a:fillRect/>
                    </a:stretch>
                  </pic:blipFill>
                  <pic:spPr bwMode="auto">
                    <a:xfrm>
                      <a:off x="0" y="0"/>
                      <a:ext cx="4819015" cy="7643915"/>
                    </a:xfrm>
                    <a:prstGeom prst="rect">
                      <a:avLst/>
                    </a:prstGeom>
                    <a:noFill/>
                    <a:ln w="9525">
                      <a:noFill/>
                      <a:miter lim="800000"/>
                      <a:headEnd/>
                      <a:tailEnd/>
                    </a:ln>
                  </pic:spPr>
                </pic:pic>
              </a:graphicData>
            </a:graphic>
          </wp:inline>
        </w:drawing>
      </w:r>
    </w:p>
    <w:p w14:paraId="633ADAFD" w14:textId="77777777" w:rsidR="00892EA5" w:rsidRPr="00E77216" w:rsidRDefault="00892EA5" w:rsidP="00892EA5">
      <w:pPr>
        <w:pStyle w:val="IllustrationCaption"/>
      </w:pPr>
      <w:r w:rsidRPr="00E77216">
        <w:t>Figure 2.3. Rigging of the 36/47 GOV Trawl.</w:t>
      </w:r>
    </w:p>
    <w:p w14:paraId="63EFFB38" w14:textId="77777777" w:rsidR="00892EA5" w:rsidRPr="00E77216" w:rsidRDefault="00892EA5" w:rsidP="008523E6">
      <w:pPr>
        <w:pStyle w:val="Illustration1"/>
      </w:pPr>
      <w:r w:rsidRPr="00E77216">
        <w:rPr>
          <w:noProof/>
          <w:lang w:val="fr-FR" w:eastAsia="fr-FR"/>
        </w:rPr>
        <w:lastRenderedPageBreak/>
        <w:drawing>
          <wp:inline distT="0" distB="0" distL="0" distR="0" wp14:anchorId="0F85B3FB" wp14:editId="17566573">
            <wp:extent cx="4819015" cy="3334083"/>
            <wp:effectExtent l="0" t="0" r="0" b="0"/>
            <wp:docPr id="15" name="Picture 14" descr="GOV36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V36_47"/>
                    <pic:cNvPicPr>
                      <a:picLocks noChangeAspect="1" noChangeArrowheads="1"/>
                    </pic:cNvPicPr>
                  </pic:nvPicPr>
                  <pic:blipFill>
                    <a:blip r:embed="rId25" cstate="print"/>
                    <a:srcRect/>
                    <a:stretch>
                      <a:fillRect/>
                    </a:stretch>
                  </pic:blipFill>
                  <pic:spPr bwMode="auto">
                    <a:xfrm>
                      <a:off x="0" y="0"/>
                      <a:ext cx="4819015" cy="3334083"/>
                    </a:xfrm>
                    <a:prstGeom prst="rect">
                      <a:avLst/>
                    </a:prstGeom>
                    <a:noFill/>
                    <a:ln w="9525">
                      <a:noFill/>
                      <a:miter lim="800000"/>
                      <a:headEnd/>
                      <a:tailEnd/>
                    </a:ln>
                  </pic:spPr>
                </pic:pic>
              </a:graphicData>
            </a:graphic>
          </wp:inline>
        </w:drawing>
      </w:r>
    </w:p>
    <w:p w14:paraId="08856EFC" w14:textId="77777777" w:rsidR="00892EA5" w:rsidRPr="00E77216" w:rsidRDefault="00892EA5" w:rsidP="008523E6">
      <w:pPr>
        <w:pStyle w:val="IllustrationCaption"/>
      </w:pPr>
      <w:r w:rsidRPr="00E77216">
        <w:t xml:space="preserve">Figure 2.4. Standard groundrope for the 36/47 GOV trawl </w:t>
      </w:r>
      <w:r w:rsidR="00816E06" w:rsidRPr="00E77216">
        <w:t>groundgear</w:t>
      </w:r>
      <w:r w:rsidRPr="00E77216">
        <w:t xml:space="preserve"> ‘A’.</w:t>
      </w:r>
    </w:p>
    <w:p w14:paraId="01FF72A5" w14:textId="77777777" w:rsidR="00794E58" w:rsidRPr="00E77216" w:rsidRDefault="00794E58"/>
    <w:p w14:paraId="3FDDE727" w14:textId="77777777" w:rsidR="00794E58" w:rsidRPr="00E77216" w:rsidRDefault="00794E58"/>
    <w:p w14:paraId="3EF99A63" w14:textId="77777777" w:rsidR="00892EA5" w:rsidRPr="00E77216" w:rsidRDefault="00892EA5" w:rsidP="008523E6">
      <w:pPr>
        <w:pStyle w:val="Illustration1"/>
      </w:pPr>
      <w:r w:rsidRPr="00E77216">
        <w:rPr>
          <w:noProof/>
          <w:lang w:val="fr-FR" w:eastAsia="fr-FR"/>
        </w:rPr>
        <w:drawing>
          <wp:inline distT="0" distB="0" distL="0" distR="0" wp14:anchorId="687EA845" wp14:editId="5E0A4172">
            <wp:extent cx="4819015" cy="3396940"/>
            <wp:effectExtent l="0" t="0" r="0" b="0"/>
            <wp:docPr id="17" name="Picture 15" descr="Groundgea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oundgear-B"/>
                    <pic:cNvPicPr>
                      <a:picLocks noChangeAspect="1" noChangeArrowheads="1"/>
                    </pic:cNvPicPr>
                  </pic:nvPicPr>
                  <pic:blipFill>
                    <a:blip r:embed="rId26" cstate="print"/>
                    <a:srcRect/>
                    <a:stretch>
                      <a:fillRect/>
                    </a:stretch>
                  </pic:blipFill>
                  <pic:spPr bwMode="auto">
                    <a:xfrm>
                      <a:off x="0" y="0"/>
                      <a:ext cx="4819015" cy="3396940"/>
                    </a:xfrm>
                    <a:prstGeom prst="rect">
                      <a:avLst/>
                    </a:prstGeom>
                    <a:noFill/>
                    <a:ln w="9525">
                      <a:noFill/>
                      <a:miter lim="800000"/>
                      <a:headEnd/>
                      <a:tailEnd/>
                    </a:ln>
                  </pic:spPr>
                </pic:pic>
              </a:graphicData>
            </a:graphic>
          </wp:inline>
        </w:drawing>
      </w:r>
    </w:p>
    <w:p w14:paraId="08A4A2EE" w14:textId="77777777" w:rsidR="00892EA5" w:rsidRPr="00E77216" w:rsidRDefault="00892EA5" w:rsidP="008523E6">
      <w:pPr>
        <w:pStyle w:val="IllustrationCaption"/>
      </w:pPr>
      <w:r w:rsidRPr="00E77216">
        <w:t xml:space="preserve">Figure 2.5. </w:t>
      </w:r>
      <w:r w:rsidR="00FE6448" w:rsidRPr="00E77216">
        <w:t>G</w:t>
      </w:r>
      <w:r w:rsidRPr="00E77216">
        <w:t xml:space="preserve">roundrope for the 36/47 GOV trawl </w:t>
      </w:r>
      <w:r w:rsidR="00816E06" w:rsidRPr="00E77216">
        <w:t>groundgear</w:t>
      </w:r>
      <w:r w:rsidRPr="00E77216">
        <w:t xml:space="preserve"> ‘B’.</w:t>
      </w:r>
    </w:p>
    <w:p w14:paraId="2F0B4B92" w14:textId="77777777" w:rsidR="0038752F" w:rsidRPr="00E77216" w:rsidRDefault="0038752F" w:rsidP="008523E6">
      <w:pPr>
        <w:pStyle w:val="Heading2"/>
        <w:pageBreakBefore/>
      </w:pPr>
      <w:bookmarkStart w:id="24" w:name="_Toc362437500"/>
      <w:bookmarkStart w:id="25" w:name="_Toc420935995"/>
      <w:r w:rsidRPr="00E77216">
        <w:lastRenderedPageBreak/>
        <w:t>Gear quality control</w:t>
      </w:r>
      <w:bookmarkEnd w:id="24"/>
      <w:bookmarkEnd w:id="25"/>
    </w:p>
    <w:p w14:paraId="5F5EE1F9" w14:textId="77777777" w:rsidR="0038752F" w:rsidRPr="00E77216" w:rsidRDefault="0038752F" w:rsidP="008523E6">
      <w:pPr>
        <w:pStyle w:val="Heading3"/>
      </w:pPr>
      <w:bookmarkStart w:id="26" w:name="_Toc362437501"/>
      <w:bookmarkStart w:id="27" w:name="_Toc420935996"/>
      <w:r w:rsidRPr="00E77216">
        <w:t>Before and during the Survey</w:t>
      </w:r>
      <w:bookmarkEnd w:id="26"/>
      <w:bookmarkEnd w:id="27"/>
    </w:p>
    <w:p w14:paraId="561007AA" w14:textId="77777777" w:rsidR="00FB7746" w:rsidRPr="00E77216" w:rsidRDefault="0038752F" w:rsidP="008523E6">
      <w:r w:rsidRPr="00E77216">
        <w:t>The flow diagram can be used to describe the procedure for the preparation of the GOV trawl prior to the survey and each haul</w:t>
      </w:r>
      <w:r w:rsidR="00FB7746" w:rsidRPr="00E77216">
        <w:t xml:space="preserve"> (Figure 2.6)</w:t>
      </w:r>
      <w:r w:rsidRPr="00E77216">
        <w:t>.</w:t>
      </w:r>
      <w:r w:rsidR="00FB7746" w:rsidRPr="00E77216">
        <w:t xml:space="preserve"> </w:t>
      </w:r>
    </w:p>
    <w:p w14:paraId="4002E86A" w14:textId="77777777" w:rsidR="008523E6" w:rsidRPr="00E77216" w:rsidRDefault="00FB7746" w:rsidP="008523E6">
      <w:r w:rsidRPr="00E77216">
        <w:t>T</w:t>
      </w:r>
      <w:r w:rsidR="0038752F" w:rsidRPr="00E77216">
        <w:t>he table below presents a short description for each country of the procedure for the preparation of the gear before and during the survey</w:t>
      </w:r>
      <w:r w:rsidR="008523E6" w:rsidRPr="00E77216">
        <w:t>.</w:t>
      </w:r>
    </w:p>
    <w:tbl>
      <w:tblPr>
        <w:tblW w:w="5000" w:type="pct"/>
        <w:tblBorders>
          <w:top w:val="single" w:sz="4" w:space="0" w:color="auto"/>
          <w:bottom w:val="single" w:sz="4" w:space="0" w:color="auto"/>
          <w:insideH w:val="single" w:sz="4" w:space="0" w:color="808080"/>
        </w:tblBorders>
        <w:tblLook w:val="04A0" w:firstRow="1" w:lastRow="0" w:firstColumn="1" w:lastColumn="0" w:noHBand="0" w:noVBand="1"/>
      </w:tblPr>
      <w:tblGrid>
        <w:gridCol w:w="1417"/>
        <w:gridCol w:w="6386"/>
      </w:tblGrid>
      <w:tr w:rsidR="0038752F" w:rsidRPr="00E77216" w14:paraId="359B77AE" w14:textId="77777777" w:rsidTr="3652E4E8">
        <w:trPr>
          <w:cantSplit/>
          <w:tblHeader/>
        </w:trPr>
        <w:tc>
          <w:tcPr>
            <w:tcW w:w="5000" w:type="pct"/>
            <w:gridSpan w:val="2"/>
            <w:tcBorders>
              <w:top w:val="single" w:sz="4" w:space="0" w:color="auto"/>
              <w:bottom w:val="single" w:sz="4" w:space="0" w:color="auto"/>
            </w:tcBorders>
            <w:shd w:val="clear" w:color="auto" w:fill="auto"/>
            <w:vAlign w:val="bottom"/>
          </w:tcPr>
          <w:p w14:paraId="4A9AF450" w14:textId="77777777" w:rsidR="0038752F" w:rsidRPr="00E77216" w:rsidRDefault="0038752F" w:rsidP="008523E6">
            <w:pPr>
              <w:pStyle w:val="TableTop"/>
              <w:rPr>
                <w:sz w:val="17"/>
                <w:szCs w:val="17"/>
              </w:rPr>
            </w:pPr>
            <w:commentRangeStart w:id="28"/>
            <w:r w:rsidRPr="00E77216">
              <w:t xml:space="preserve"> </w:t>
            </w:r>
            <w:r w:rsidRPr="00E77216">
              <w:rPr>
                <w:sz w:val="17"/>
                <w:szCs w:val="17"/>
              </w:rPr>
              <w:t>Procedure for the preparation of the gear before and during the survey</w:t>
            </w:r>
            <w:commentRangeEnd w:id="28"/>
            <w:r w:rsidR="002973F8">
              <w:rPr>
                <w:rStyle w:val="CommentReference"/>
                <w:rFonts w:ascii="Palatino Linotype" w:hAnsi="Palatino Linotype"/>
                <w:b w:val="0"/>
                <w:bCs w:val="0"/>
                <w:noProof w:val="0"/>
                <w:spacing w:val="0"/>
                <w:kern w:val="0"/>
                <w:lang w:val="en-US"/>
              </w:rPr>
              <w:commentReference w:id="28"/>
            </w:r>
          </w:p>
        </w:tc>
      </w:tr>
      <w:tr w:rsidR="0038752F" w:rsidRPr="00E77216" w14:paraId="4E12696C" w14:textId="77777777" w:rsidTr="3652E4E8">
        <w:trPr>
          <w:cantSplit/>
        </w:trPr>
        <w:tc>
          <w:tcPr>
            <w:tcW w:w="908" w:type="pct"/>
            <w:tcBorders>
              <w:top w:val="single" w:sz="4" w:space="0" w:color="auto"/>
            </w:tcBorders>
            <w:shd w:val="clear" w:color="auto" w:fill="auto"/>
          </w:tcPr>
          <w:p w14:paraId="284B2727" w14:textId="77777777" w:rsidR="0038752F" w:rsidRPr="00E77216" w:rsidRDefault="0038752F" w:rsidP="008523E6">
            <w:pPr>
              <w:pStyle w:val="table"/>
              <w:keepNext/>
              <w:widowControl w:val="0"/>
              <w:spacing w:before="120"/>
            </w:pPr>
            <w:r w:rsidRPr="00E77216">
              <w:t>Denmark</w:t>
            </w:r>
          </w:p>
        </w:tc>
        <w:tc>
          <w:tcPr>
            <w:tcW w:w="4092" w:type="pct"/>
            <w:tcBorders>
              <w:top w:val="single" w:sz="4" w:space="0" w:color="auto"/>
            </w:tcBorders>
            <w:shd w:val="clear" w:color="auto" w:fill="auto"/>
          </w:tcPr>
          <w:p w14:paraId="6629CDF2" w14:textId="65B1A81A" w:rsidR="0038752F" w:rsidRPr="00E77216" w:rsidRDefault="0038752F" w:rsidP="008523E6">
            <w:pPr>
              <w:pStyle w:val="table"/>
              <w:keepNext/>
              <w:widowControl w:val="0"/>
              <w:spacing w:before="120"/>
            </w:pPr>
            <w:r w:rsidRPr="00E77216">
              <w:t xml:space="preserve">Before the survey: Primary and spare trawls are visually inspected when taken onboard. </w:t>
            </w:r>
          </w:p>
          <w:p w14:paraId="6CCEA164" w14:textId="77777777" w:rsidR="0038752F" w:rsidRPr="00E77216" w:rsidRDefault="0038752F" w:rsidP="00090FE3">
            <w:pPr>
              <w:pStyle w:val="table"/>
              <w:keepNext/>
              <w:widowControl w:val="0"/>
              <w:spacing w:before="120"/>
            </w:pPr>
            <w:r w:rsidRPr="00E77216">
              <w:t>During the survey: Nets are checked and measured according the check sheets 1-3 if the correct door spread and vertical net opening cannot be achieved or afte</w:t>
            </w:r>
            <w:r w:rsidR="00090FE3" w:rsidRPr="00E77216">
              <w:t>r damages by the fishing master. T</w:t>
            </w:r>
            <w:r w:rsidRPr="00E77216">
              <w:t xml:space="preserve">he control sheets are given to scientist in </w:t>
            </w:r>
            <w:commentRangeStart w:id="29"/>
            <w:r w:rsidRPr="00E77216">
              <w:t>charge</w:t>
            </w:r>
            <w:commentRangeEnd w:id="29"/>
            <w:r w:rsidR="00C17FA7">
              <w:rPr>
                <w:rStyle w:val="CommentReference"/>
                <w:noProof w:val="0"/>
                <w:lang w:val="en-US"/>
              </w:rPr>
              <w:commentReference w:id="29"/>
            </w:r>
            <w:r w:rsidRPr="00E77216">
              <w:t>.</w:t>
            </w:r>
          </w:p>
        </w:tc>
      </w:tr>
      <w:tr w:rsidR="0038752F" w:rsidRPr="00E77216" w14:paraId="703A5E78" w14:textId="77777777" w:rsidTr="3652E4E8">
        <w:trPr>
          <w:cantSplit/>
        </w:trPr>
        <w:tc>
          <w:tcPr>
            <w:tcW w:w="908" w:type="pct"/>
            <w:shd w:val="clear" w:color="auto" w:fill="auto"/>
          </w:tcPr>
          <w:p w14:paraId="336323E2" w14:textId="77777777" w:rsidR="0038752F" w:rsidRPr="00E77216" w:rsidRDefault="0038752F" w:rsidP="008523E6">
            <w:pPr>
              <w:pStyle w:val="table"/>
            </w:pPr>
            <w:r w:rsidRPr="00E77216">
              <w:t>England</w:t>
            </w:r>
          </w:p>
        </w:tc>
        <w:tc>
          <w:tcPr>
            <w:tcW w:w="4092" w:type="pct"/>
            <w:shd w:val="clear" w:color="auto" w:fill="auto"/>
          </w:tcPr>
          <w:p w14:paraId="7D647229" w14:textId="77777777" w:rsidR="0038752F" w:rsidRPr="00E77216" w:rsidRDefault="0038752F" w:rsidP="008523E6">
            <w:pPr>
              <w:pStyle w:val="table"/>
              <w:rPr>
                <w:szCs w:val="17"/>
              </w:rPr>
            </w:pPr>
            <w:r w:rsidRPr="00E77216">
              <w:rPr>
                <w:szCs w:val="17"/>
              </w:rPr>
              <w:t>Before the survey: The primary net and a spare net are pulled out at the net store</w:t>
            </w:r>
            <w:r w:rsidR="00114047" w:rsidRPr="00E77216">
              <w:rPr>
                <w:szCs w:val="17"/>
              </w:rPr>
              <w:t>.</w:t>
            </w:r>
            <w:r w:rsidRPr="00E77216">
              <w:rPr>
                <w:szCs w:val="17"/>
              </w:rPr>
              <w:t xml:space="preserve"> </w:t>
            </w:r>
            <w:r w:rsidR="00114047" w:rsidRPr="00E77216">
              <w:rPr>
                <w:szCs w:val="17"/>
              </w:rPr>
              <w:t>T</w:t>
            </w:r>
            <w:r w:rsidRPr="00E77216">
              <w:rPr>
                <w:szCs w:val="17"/>
              </w:rPr>
              <w:t xml:space="preserve">he net manager along with the </w:t>
            </w:r>
            <w:r w:rsidR="00114047" w:rsidRPr="00E77216">
              <w:rPr>
                <w:szCs w:val="17"/>
              </w:rPr>
              <w:t xml:space="preserve">primary and secondary </w:t>
            </w:r>
            <w:r w:rsidRPr="00E77216">
              <w:rPr>
                <w:szCs w:val="17"/>
              </w:rPr>
              <w:t>scientist</w:t>
            </w:r>
            <w:r w:rsidR="00114047" w:rsidRPr="00E77216">
              <w:rPr>
                <w:szCs w:val="17"/>
              </w:rPr>
              <w:t>s</w:t>
            </w:r>
            <w:r w:rsidRPr="00E77216">
              <w:rPr>
                <w:szCs w:val="17"/>
              </w:rPr>
              <w:t xml:space="preserve"> in charge check the net using the specification sheets in Annex </w:t>
            </w:r>
            <w:r w:rsidR="00090FE3" w:rsidRPr="00E77216">
              <w:rPr>
                <w:szCs w:val="17"/>
              </w:rPr>
              <w:t>3</w:t>
            </w:r>
            <w:r w:rsidRPr="00E77216">
              <w:rPr>
                <w:szCs w:val="17"/>
              </w:rPr>
              <w:t xml:space="preserve"> to </w:t>
            </w:r>
            <w:r w:rsidR="00090FE3" w:rsidRPr="00E77216">
              <w:rPr>
                <w:szCs w:val="17"/>
              </w:rPr>
              <w:t>6</w:t>
            </w:r>
            <w:r w:rsidRPr="00E77216">
              <w:rPr>
                <w:szCs w:val="17"/>
              </w:rPr>
              <w:t>b of this manual</w:t>
            </w:r>
          </w:p>
          <w:p w14:paraId="117C7FAA" w14:textId="77777777" w:rsidR="0038752F" w:rsidRPr="00E77216" w:rsidRDefault="0038752F" w:rsidP="00090FE3">
            <w:pPr>
              <w:pStyle w:val="table"/>
              <w:spacing w:before="120"/>
              <w:rPr>
                <w:szCs w:val="17"/>
              </w:rPr>
            </w:pPr>
            <w:r w:rsidRPr="00E77216">
              <w:rPr>
                <w:szCs w:val="17"/>
              </w:rPr>
              <w:t xml:space="preserve">During the survey: The flow diagram in </w:t>
            </w:r>
            <w:r w:rsidR="008D2F75" w:rsidRPr="00E77216">
              <w:rPr>
                <w:szCs w:val="17"/>
              </w:rPr>
              <w:t>F</w:t>
            </w:r>
            <w:r w:rsidRPr="00E77216">
              <w:rPr>
                <w:szCs w:val="17"/>
              </w:rPr>
              <w:t>igure 2.6 is followed. The damages and repairs are reported on the specification sheet</w:t>
            </w:r>
            <w:r w:rsidR="00114047" w:rsidRPr="00E77216">
              <w:rPr>
                <w:szCs w:val="17"/>
              </w:rPr>
              <w:t>,</w:t>
            </w:r>
            <w:r w:rsidRPr="00E77216">
              <w:rPr>
                <w:szCs w:val="17"/>
              </w:rPr>
              <w:t xml:space="preserve"> which is given to the scientist in charge at the end of the survey.</w:t>
            </w:r>
          </w:p>
        </w:tc>
      </w:tr>
      <w:tr w:rsidR="0038752F" w:rsidRPr="00E77216" w14:paraId="6717CBCA" w14:textId="77777777" w:rsidTr="3652E4E8">
        <w:trPr>
          <w:cantSplit/>
        </w:trPr>
        <w:tc>
          <w:tcPr>
            <w:tcW w:w="908" w:type="pct"/>
            <w:shd w:val="clear" w:color="auto" w:fill="auto"/>
          </w:tcPr>
          <w:p w14:paraId="0A4706E7" w14:textId="77777777" w:rsidR="0038752F" w:rsidRPr="00E77216" w:rsidRDefault="0038752F" w:rsidP="008523E6">
            <w:pPr>
              <w:pStyle w:val="table"/>
            </w:pPr>
            <w:r w:rsidRPr="00E77216">
              <w:t>France</w:t>
            </w:r>
          </w:p>
        </w:tc>
        <w:tc>
          <w:tcPr>
            <w:tcW w:w="4092" w:type="pct"/>
            <w:shd w:val="clear" w:color="auto" w:fill="auto"/>
          </w:tcPr>
          <w:p w14:paraId="61E06F35" w14:textId="77777777" w:rsidR="0038752F" w:rsidRPr="00E77216" w:rsidRDefault="0038752F" w:rsidP="008523E6">
            <w:pPr>
              <w:pStyle w:val="table"/>
              <w:rPr>
                <w:szCs w:val="17"/>
              </w:rPr>
            </w:pPr>
            <w:r w:rsidRPr="00E77216">
              <w:rPr>
                <w:szCs w:val="17"/>
              </w:rPr>
              <w:t>Before the survey</w:t>
            </w:r>
            <w:r w:rsidR="00114047" w:rsidRPr="00E77216">
              <w:rPr>
                <w:szCs w:val="17"/>
              </w:rPr>
              <w:t xml:space="preserve">: </w:t>
            </w:r>
            <w:r w:rsidRPr="00E77216">
              <w:rPr>
                <w:szCs w:val="17"/>
              </w:rPr>
              <w:t>The net</w:t>
            </w:r>
            <w:r w:rsidR="00114047" w:rsidRPr="00E77216">
              <w:rPr>
                <w:szCs w:val="17"/>
              </w:rPr>
              <w:t>,</w:t>
            </w:r>
            <w:r w:rsidRPr="00E77216">
              <w:rPr>
                <w:szCs w:val="17"/>
              </w:rPr>
              <w:t xml:space="preserve"> which has its own specification sheet</w:t>
            </w:r>
            <w:r w:rsidR="00114047" w:rsidRPr="00E77216">
              <w:rPr>
                <w:szCs w:val="17"/>
              </w:rPr>
              <w:t>,</w:t>
            </w:r>
            <w:r w:rsidRPr="00E77216">
              <w:rPr>
                <w:szCs w:val="17"/>
              </w:rPr>
              <w:t xml:space="preserve"> is prepared by the fishing master and checked in presence of the scientist in charge.</w:t>
            </w:r>
          </w:p>
          <w:p w14:paraId="7A17334B" w14:textId="77777777" w:rsidR="0038752F" w:rsidRPr="00E77216" w:rsidRDefault="0038752F" w:rsidP="00090FE3">
            <w:pPr>
              <w:pStyle w:val="table"/>
              <w:spacing w:before="120"/>
              <w:rPr>
                <w:szCs w:val="17"/>
              </w:rPr>
            </w:pPr>
            <w:r w:rsidRPr="00E77216">
              <w:rPr>
                <w:szCs w:val="17"/>
              </w:rPr>
              <w:t>During the survey, the procedure is followed according to the flow diagram. The damages and repairs are reported on the specification sheet</w:t>
            </w:r>
            <w:r w:rsidR="00114047" w:rsidRPr="00E77216">
              <w:rPr>
                <w:szCs w:val="17"/>
              </w:rPr>
              <w:t>,</w:t>
            </w:r>
            <w:r w:rsidRPr="00E77216">
              <w:rPr>
                <w:szCs w:val="17"/>
              </w:rPr>
              <w:t xml:space="preserve"> which is given to the scientist in charge at the end of the survey. A copy is </w:t>
            </w:r>
            <w:r w:rsidR="00114047" w:rsidRPr="00E77216">
              <w:rPr>
                <w:szCs w:val="17"/>
              </w:rPr>
              <w:t xml:space="preserve">sent </w:t>
            </w:r>
            <w:r w:rsidRPr="00E77216">
              <w:rPr>
                <w:szCs w:val="17"/>
              </w:rPr>
              <w:t>to the technologists team.</w:t>
            </w:r>
          </w:p>
        </w:tc>
      </w:tr>
      <w:tr w:rsidR="0038752F" w:rsidRPr="00E77216" w14:paraId="7784B7F2" w14:textId="77777777" w:rsidTr="3652E4E8">
        <w:trPr>
          <w:cantSplit/>
        </w:trPr>
        <w:tc>
          <w:tcPr>
            <w:tcW w:w="908" w:type="pct"/>
            <w:shd w:val="clear" w:color="auto" w:fill="auto"/>
          </w:tcPr>
          <w:p w14:paraId="16F1F4DA" w14:textId="77777777" w:rsidR="0038752F" w:rsidRPr="00E77216" w:rsidRDefault="0038752F" w:rsidP="008523E6">
            <w:pPr>
              <w:pStyle w:val="table"/>
            </w:pPr>
            <w:r w:rsidRPr="00E77216">
              <w:t>Germany</w:t>
            </w:r>
          </w:p>
        </w:tc>
        <w:tc>
          <w:tcPr>
            <w:tcW w:w="4092" w:type="pct"/>
            <w:shd w:val="clear" w:color="auto" w:fill="auto"/>
          </w:tcPr>
          <w:p w14:paraId="5B4B1B52" w14:textId="77777777" w:rsidR="0038752F" w:rsidRPr="00E77216" w:rsidRDefault="0038752F" w:rsidP="008523E6">
            <w:pPr>
              <w:pStyle w:val="table"/>
              <w:rPr>
                <w:szCs w:val="17"/>
              </w:rPr>
            </w:pPr>
            <w:r w:rsidRPr="00E77216">
              <w:rPr>
                <w:szCs w:val="17"/>
              </w:rPr>
              <w:t>Before the survey: The primary net and spare nets are transported aboard from the net store and prepared by the ship’s crew (</w:t>
            </w:r>
            <w:r w:rsidR="00816E06" w:rsidRPr="00E77216">
              <w:rPr>
                <w:szCs w:val="17"/>
              </w:rPr>
              <w:t>netmaker</w:t>
            </w:r>
            <w:r w:rsidRPr="00E77216">
              <w:rPr>
                <w:szCs w:val="17"/>
              </w:rPr>
              <w:t>) according to the IBTS manual. The chief scientist does not conduct a formal control, but a visual inspection of the rigged net on deck.</w:t>
            </w:r>
          </w:p>
          <w:p w14:paraId="6B64079B" w14:textId="77777777" w:rsidR="0038752F" w:rsidRPr="00E77216" w:rsidRDefault="0038752F" w:rsidP="00090FE3">
            <w:pPr>
              <w:pStyle w:val="table"/>
              <w:spacing w:before="120"/>
              <w:rPr>
                <w:szCs w:val="17"/>
              </w:rPr>
            </w:pPr>
            <w:r w:rsidRPr="00E77216">
              <w:rPr>
                <w:szCs w:val="17"/>
              </w:rPr>
              <w:t>During the survey, small net damages are repaired directly after each haul</w:t>
            </w:r>
            <w:r w:rsidR="00114047" w:rsidRPr="00E77216">
              <w:rPr>
                <w:szCs w:val="17"/>
              </w:rPr>
              <w:t>;</w:t>
            </w:r>
            <w:r w:rsidRPr="00E77216">
              <w:rPr>
                <w:szCs w:val="17"/>
              </w:rPr>
              <w:t xml:space="preserve"> in the case of larger damages, the replacement net is rigged. No documentation</w:t>
            </w:r>
            <w:r w:rsidR="00114047" w:rsidRPr="00E77216">
              <w:rPr>
                <w:szCs w:val="17"/>
              </w:rPr>
              <w:t xml:space="preserve"> is made</w:t>
            </w:r>
            <w:r w:rsidRPr="00E77216">
              <w:rPr>
                <w:szCs w:val="17"/>
              </w:rPr>
              <w:t xml:space="preserve"> of net damages, but </w:t>
            </w:r>
            <w:r w:rsidR="00114047" w:rsidRPr="00E77216">
              <w:rPr>
                <w:szCs w:val="17"/>
              </w:rPr>
              <w:t xml:space="preserve">the </w:t>
            </w:r>
            <w:r w:rsidRPr="00E77216">
              <w:rPr>
                <w:szCs w:val="17"/>
              </w:rPr>
              <w:t>haul is marked invalid if the captain / chief scientist assume that the haul has been affected by the damage.</w:t>
            </w:r>
          </w:p>
        </w:tc>
      </w:tr>
      <w:tr w:rsidR="0038752F" w:rsidRPr="00E77216" w14:paraId="1E380828" w14:textId="77777777" w:rsidTr="3652E4E8">
        <w:trPr>
          <w:cantSplit/>
        </w:trPr>
        <w:tc>
          <w:tcPr>
            <w:tcW w:w="908" w:type="pct"/>
            <w:shd w:val="clear" w:color="auto" w:fill="auto"/>
          </w:tcPr>
          <w:p w14:paraId="3991BBD2" w14:textId="77777777" w:rsidR="0038752F" w:rsidRPr="00E77216" w:rsidRDefault="0038752F" w:rsidP="008523E6">
            <w:pPr>
              <w:pStyle w:val="table"/>
            </w:pPr>
            <w:r w:rsidRPr="00E77216">
              <w:t>The Netherlands</w:t>
            </w:r>
          </w:p>
        </w:tc>
        <w:tc>
          <w:tcPr>
            <w:tcW w:w="4092" w:type="pct"/>
            <w:shd w:val="clear" w:color="auto" w:fill="auto"/>
          </w:tcPr>
          <w:p w14:paraId="26DF3956" w14:textId="77777777" w:rsidR="0038752F" w:rsidRPr="00E77216" w:rsidRDefault="0038752F" w:rsidP="008523E6">
            <w:pPr>
              <w:pStyle w:val="table"/>
              <w:rPr>
                <w:szCs w:val="17"/>
              </w:rPr>
            </w:pPr>
            <w:r w:rsidRPr="00E77216">
              <w:rPr>
                <w:szCs w:val="17"/>
              </w:rPr>
              <w:t>Before the survey: The primary net and a spare net are checked by the IMARES gear technician together with the crew on board following the specification sheets 3 and 4 of this manual.</w:t>
            </w:r>
          </w:p>
          <w:p w14:paraId="5CA76E1C" w14:textId="77777777" w:rsidR="0038752F" w:rsidRPr="00E77216" w:rsidRDefault="0038752F" w:rsidP="00090FE3">
            <w:pPr>
              <w:pStyle w:val="table"/>
              <w:spacing w:before="120"/>
              <w:rPr>
                <w:szCs w:val="17"/>
              </w:rPr>
            </w:pPr>
            <w:r w:rsidRPr="00E77216">
              <w:rPr>
                <w:szCs w:val="17"/>
              </w:rPr>
              <w:t>During the survey: The crew rigs, controls</w:t>
            </w:r>
            <w:r w:rsidR="00114047" w:rsidRPr="00E77216">
              <w:rPr>
                <w:szCs w:val="17"/>
              </w:rPr>
              <w:t>,</w:t>
            </w:r>
            <w:r w:rsidRPr="00E77216">
              <w:rPr>
                <w:szCs w:val="17"/>
              </w:rPr>
              <w:t xml:space="preserve"> and repairs the net if necessary.</w:t>
            </w:r>
          </w:p>
        </w:tc>
      </w:tr>
      <w:tr w:rsidR="0038752F" w:rsidRPr="00E77216" w14:paraId="7E422467" w14:textId="77777777" w:rsidTr="3652E4E8">
        <w:trPr>
          <w:cantSplit/>
        </w:trPr>
        <w:tc>
          <w:tcPr>
            <w:tcW w:w="908" w:type="pct"/>
            <w:shd w:val="clear" w:color="auto" w:fill="auto"/>
          </w:tcPr>
          <w:p w14:paraId="669DB428" w14:textId="77777777" w:rsidR="0038752F" w:rsidRPr="00E77216" w:rsidRDefault="0038752F" w:rsidP="008523E6">
            <w:pPr>
              <w:pStyle w:val="table"/>
            </w:pPr>
            <w:r w:rsidRPr="00E77216">
              <w:t>Norway</w:t>
            </w:r>
          </w:p>
        </w:tc>
        <w:tc>
          <w:tcPr>
            <w:tcW w:w="4092" w:type="pct"/>
            <w:shd w:val="clear" w:color="auto" w:fill="auto"/>
          </w:tcPr>
          <w:p w14:paraId="4B154343" w14:textId="77777777" w:rsidR="00216D0E" w:rsidRPr="00E77216" w:rsidRDefault="00216D0E" w:rsidP="00216D0E">
            <w:pPr>
              <w:pStyle w:val="table"/>
              <w:rPr>
                <w:szCs w:val="17"/>
              </w:rPr>
            </w:pPr>
            <w:r w:rsidRPr="00E77216">
              <w:rPr>
                <w:szCs w:val="17"/>
              </w:rPr>
              <w:t>Norway revised its procedures in 201</w:t>
            </w:r>
            <w:r w:rsidR="00114047" w:rsidRPr="00E77216">
              <w:rPr>
                <w:szCs w:val="17"/>
              </w:rPr>
              <w:t>5</w:t>
            </w:r>
            <w:r w:rsidRPr="00E77216">
              <w:rPr>
                <w:szCs w:val="17"/>
              </w:rPr>
              <w:t xml:space="preserve">. Before the survey, primary and spare nets </w:t>
            </w:r>
            <w:r w:rsidR="00FE6B27" w:rsidRPr="00E77216">
              <w:rPr>
                <w:szCs w:val="17"/>
              </w:rPr>
              <w:t xml:space="preserve">(4 in total) </w:t>
            </w:r>
            <w:r w:rsidRPr="00E77216">
              <w:rPr>
                <w:szCs w:val="17"/>
              </w:rPr>
              <w:t xml:space="preserve">are pulled out at the net store. Primary nets are visually inspected by the trawl master and </w:t>
            </w:r>
            <w:r w:rsidR="00114047" w:rsidRPr="00E77216">
              <w:rPr>
                <w:szCs w:val="17"/>
              </w:rPr>
              <w:t xml:space="preserve">a </w:t>
            </w:r>
            <w:r w:rsidRPr="00E77216">
              <w:rPr>
                <w:szCs w:val="17"/>
              </w:rPr>
              <w:t>gear technician</w:t>
            </w:r>
            <w:r w:rsidR="00114047" w:rsidRPr="00E77216">
              <w:rPr>
                <w:szCs w:val="17"/>
              </w:rPr>
              <w:t>, if present,</w:t>
            </w:r>
            <w:r w:rsidRPr="00E77216">
              <w:rPr>
                <w:szCs w:val="17"/>
              </w:rPr>
              <w:t xml:space="preserve"> on the vessel. </w:t>
            </w:r>
            <w:r w:rsidR="00114047" w:rsidRPr="00E77216">
              <w:rPr>
                <w:szCs w:val="17"/>
              </w:rPr>
              <w:t>The survey</w:t>
            </w:r>
            <w:r w:rsidRPr="00E77216">
              <w:rPr>
                <w:szCs w:val="17"/>
              </w:rPr>
              <w:t xml:space="preserve"> coordinator and gear technician ensure the trawl master has the necessary information to rig the gear properly. Gear calibration trials are performed prior to starting the survey to ensure all gear, including sensors, are working properly. </w:t>
            </w:r>
          </w:p>
          <w:p w14:paraId="09C24E4A" w14:textId="77777777" w:rsidR="0038752F" w:rsidRPr="00E77216" w:rsidRDefault="00216D0E" w:rsidP="00090FE3">
            <w:pPr>
              <w:pStyle w:val="table"/>
              <w:spacing w:before="120"/>
              <w:rPr>
                <w:szCs w:val="17"/>
              </w:rPr>
            </w:pPr>
            <w:r w:rsidRPr="00E77216">
              <w:rPr>
                <w:szCs w:val="17"/>
              </w:rPr>
              <w:t xml:space="preserve">During the survey: </w:t>
            </w:r>
            <w:r w:rsidR="00FE6B27" w:rsidRPr="00E77216">
              <w:rPr>
                <w:szCs w:val="17"/>
              </w:rPr>
              <w:t xml:space="preserve">The crew rigs, controls, and repairs the net if necessary. </w:t>
            </w:r>
            <w:r w:rsidRPr="00E77216">
              <w:rPr>
                <w:szCs w:val="17"/>
              </w:rPr>
              <w:t>All repairs are noted in gear specification sheets and added to the ‘trawl history’ binder that follows each set of gear.</w:t>
            </w:r>
            <w:r w:rsidR="00FE6B27" w:rsidRPr="00E77216">
              <w:rPr>
                <w:szCs w:val="17"/>
              </w:rPr>
              <w:t xml:space="preserve"> If a net is excessively damaged, a replacement is rigged and calibrated before use. The trawl history binder is delivered to the gear store with the nets at the end of the survey; nets are then inspected and repaired, if needed. The haul is marked invalid if the captain/science survey leader deem that the catch has been affected by the damage.</w:t>
            </w:r>
          </w:p>
        </w:tc>
      </w:tr>
      <w:tr w:rsidR="0038752F" w:rsidRPr="00E77216" w14:paraId="707756DD" w14:textId="77777777" w:rsidTr="3652E4E8">
        <w:trPr>
          <w:cantSplit/>
        </w:trPr>
        <w:tc>
          <w:tcPr>
            <w:tcW w:w="908" w:type="pct"/>
            <w:shd w:val="clear" w:color="auto" w:fill="auto"/>
          </w:tcPr>
          <w:p w14:paraId="4A7B741C" w14:textId="77777777" w:rsidR="0038752F" w:rsidRPr="00E77216" w:rsidRDefault="0038752F" w:rsidP="008523E6">
            <w:pPr>
              <w:pStyle w:val="table"/>
            </w:pPr>
            <w:r w:rsidRPr="00E77216">
              <w:lastRenderedPageBreak/>
              <w:t>Scotland</w:t>
            </w:r>
          </w:p>
        </w:tc>
        <w:tc>
          <w:tcPr>
            <w:tcW w:w="4092" w:type="pct"/>
            <w:shd w:val="clear" w:color="auto" w:fill="auto"/>
          </w:tcPr>
          <w:p w14:paraId="7D223733" w14:textId="77777777" w:rsidR="0038752F" w:rsidRPr="00E77216" w:rsidRDefault="0038752F" w:rsidP="008523E6">
            <w:pPr>
              <w:pStyle w:val="table"/>
              <w:rPr>
                <w:szCs w:val="17"/>
              </w:rPr>
            </w:pPr>
            <w:r w:rsidRPr="00E77216">
              <w:rPr>
                <w:szCs w:val="17"/>
              </w:rPr>
              <w:t>On each IBTS survey</w:t>
            </w:r>
            <w:r w:rsidR="00FE6B27" w:rsidRPr="00E77216">
              <w:rPr>
                <w:szCs w:val="17"/>
              </w:rPr>
              <w:t>,</w:t>
            </w:r>
            <w:r w:rsidRPr="00E77216">
              <w:rPr>
                <w:szCs w:val="17"/>
              </w:rPr>
              <w:t xml:space="preserve"> four GOV trawls are carried aboard Scotia and rotated each cruise so they all get similar soak time. Any trawls used during the preceding survey are fully checked over by staff in the Marine Laboratory Netstore and given a full overhaul. Prior to each survey</w:t>
            </w:r>
            <w:r w:rsidR="00FE6B27" w:rsidRPr="00E77216">
              <w:rPr>
                <w:szCs w:val="17"/>
              </w:rPr>
              <w:t>,</w:t>
            </w:r>
            <w:r w:rsidRPr="00E77216">
              <w:rPr>
                <w:szCs w:val="17"/>
              </w:rPr>
              <w:t xml:space="preserve"> all wires and </w:t>
            </w:r>
            <w:r w:rsidR="00816E06" w:rsidRPr="00E77216">
              <w:rPr>
                <w:szCs w:val="17"/>
              </w:rPr>
              <w:t>groundgear</w:t>
            </w:r>
            <w:r w:rsidRPr="00E77216">
              <w:rPr>
                <w:szCs w:val="17"/>
              </w:rPr>
              <w:t xml:space="preserve"> sections are inspected and measured and if found defective replaced or re-rigged. Prior to the start of each survey</w:t>
            </w:r>
            <w:r w:rsidR="00FE6B27" w:rsidRPr="00E77216">
              <w:rPr>
                <w:szCs w:val="17"/>
              </w:rPr>
              <w:t>,</w:t>
            </w:r>
            <w:r w:rsidRPr="00E77216">
              <w:rPr>
                <w:szCs w:val="17"/>
              </w:rPr>
              <w:t xml:space="preserve"> the initial rigging aboard the vessel is undertaken by the crew in the presence of either a gear technologist, </w:t>
            </w:r>
            <w:r w:rsidR="00FE6B27" w:rsidRPr="00E77216">
              <w:rPr>
                <w:szCs w:val="17"/>
              </w:rPr>
              <w:t xml:space="preserve">scientist </w:t>
            </w:r>
            <w:r w:rsidRPr="00E77216">
              <w:rPr>
                <w:szCs w:val="17"/>
              </w:rPr>
              <w:t>in charge (SIC)</w:t>
            </w:r>
            <w:r w:rsidR="00FE6B27" w:rsidRPr="00E77216">
              <w:rPr>
                <w:szCs w:val="17"/>
              </w:rPr>
              <w:t>,</w:t>
            </w:r>
            <w:r w:rsidRPr="00E77216">
              <w:rPr>
                <w:szCs w:val="17"/>
              </w:rPr>
              <w:t xml:space="preserve"> or nominated competent deputy. During the rigging</w:t>
            </w:r>
            <w:r w:rsidR="00FE6B27" w:rsidRPr="00E77216">
              <w:rPr>
                <w:szCs w:val="17"/>
              </w:rPr>
              <w:t>,</w:t>
            </w:r>
            <w:r w:rsidRPr="00E77216">
              <w:rPr>
                <w:szCs w:val="17"/>
              </w:rPr>
              <w:t xml:space="preserve"> </w:t>
            </w:r>
            <w:r w:rsidR="00FE6B27" w:rsidRPr="00E77216">
              <w:rPr>
                <w:szCs w:val="17"/>
              </w:rPr>
              <w:t xml:space="preserve">a </w:t>
            </w:r>
            <w:r w:rsidRPr="00E77216">
              <w:rPr>
                <w:szCs w:val="17"/>
              </w:rPr>
              <w:t xml:space="preserve">member of scientific staff ensures the gear conforms to the standard trawl/gear rigging plan and acts as a point of contact between the vessel and net store to resolve any queries or problems. Gear technologists at the Laboratory have drafted a rigging manual </w:t>
            </w:r>
            <w:r w:rsidR="00FE6B27" w:rsidRPr="00E77216">
              <w:rPr>
                <w:szCs w:val="17"/>
              </w:rPr>
              <w:t xml:space="preserve">that </w:t>
            </w:r>
            <w:r w:rsidRPr="00E77216">
              <w:rPr>
                <w:szCs w:val="17"/>
              </w:rPr>
              <w:t xml:space="preserve">details how every component connects together to fully rig the GOV (from trawl door to codline) for Scottish surveys. This manual is more detailed than the IBTS manual and is intended to act as an aid for RV vessel crews and scientists to ensure consistency on every survey. </w:t>
            </w:r>
          </w:p>
          <w:p w14:paraId="24ACA859" w14:textId="77777777" w:rsidR="0038752F" w:rsidRPr="00E77216" w:rsidRDefault="0038752F" w:rsidP="00090FE3">
            <w:pPr>
              <w:pStyle w:val="table"/>
              <w:spacing w:before="120"/>
              <w:rPr>
                <w:szCs w:val="17"/>
              </w:rPr>
            </w:pPr>
            <w:r w:rsidRPr="00E77216">
              <w:rPr>
                <w:szCs w:val="17"/>
              </w:rPr>
              <w:t>As standard practice on every survey</w:t>
            </w:r>
            <w:r w:rsidR="00FE6B27" w:rsidRPr="00E77216">
              <w:rPr>
                <w:szCs w:val="17"/>
              </w:rPr>
              <w:t>,</w:t>
            </w:r>
            <w:r w:rsidRPr="00E77216">
              <w:rPr>
                <w:szCs w:val="17"/>
              </w:rPr>
              <w:t xml:space="preserve"> one member of the scientific staff is allocated responsibility to act as deck person. This role includes observing shooting and hauling </w:t>
            </w:r>
            <w:r w:rsidR="00FE6B27" w:rsidRPr="00E77216">
              <w:rPr>
                <w:szCs w:val="17"/>
              </w:rPr>
              <w:t xml:space="preserve">of </w:t>
            </w:r>
            <w:r w:rsidRPr="00E77216">
              <w:rPr>
                <w:szCs w:val="17"/>
              </w:rPr>
              <w:t>the gear</w:t>
            </w:r>
            <w:r w:rsidR="00FE6B27" w:rsidRPr="00E77216">
              <w:rPr>
                <w:szCs w:val="17"/>
              </w:rPr>
              <w:t>,</w:t>
            </w:r>
            <w:r w:rsidRPr="00E77216">
              <w:rPr>
                <w:szCs w:val="17"/>
              </w:rPr>
              <w:t xml:space="preserve"> along with operating the </w:t>
            </w:r>
            <w:r w:rsidR="00816E06" w:rsidRPr="00E77216">
              <w:rPr>
                <w:szCs w:val="17"/>
              </w:rPr>
              <w:t>SCANMAR</w:t>
            </w:r>
            <w:r w:rsidRPr="00E77216">
              <w:rPr>
                <w:szCs w:val="17"/>
              </w:rPr>
              <w:t xml:space="preserve"> and bottom contact instrumentation and relaying any issues to the SIC. </w:t>
            </w:r>
          </w:p>
          <w:p w14:paraId="0EC32BE3" w14:textId="77777777" w:rsidR="0038752F" w:rsidRPr="00E77216" w:rsidRDefault="0038752F" w:rsidP="00090FE3">
            <w:pPr>
              <w:pStyle w:val="table"/>
              <w:spacing w:before="120"/>
              <w:rPr>
                <w:szCs w:val="17"/>
              </w:rPr>
            </w:pPr>
            <w:r w:rsidRPr="00E77216">
              <w:rPr>
                <w:szCs w:val="17"/>
              </w:rPr>
              <w:t>During the survey, the procedures as d</w:t>
            </w:r>
            <w:r w:rsidR="0022491E" w:rsidRPr="00E77216">
              <w:rPr>
                <w:szCs w:val="17"/>
              </w:rPr>
              <w:t>etailed in the flow diagram (2.6</w:t>
            </w:r>
            <w:r w:rsidRPr="00E77216">
              <w:rPr>
                <w:szCs w:val="17"/>
              </w:rPr>
              <w:t>) are followed. An electronic haul-by-haul record (Net check form) is kept by the deck person for each trawl used and this details any damage sustained and repairs or replacements made to the fishing gear. A copy of this file is given to the SIC at the end of the cruise.</w:t>
            </w:r>
          </w:p>
        </w:tc>
      </w:tr>
      <w:tr w:rsidR="0038752F" w:rsidRPr="00E77216" w14:paraId="4C02D2F9" w14:textId="77777777" w:rsidTr="3652E4E8">
        <w:trPr>
          <w:cantSplit/>
        </w:trPr>
        <w:tc>
          <w:tcPr>
            <w:tcW w:w="908" w:type="pct"/>
            <w:shd w:val="clear" w:color="auto" w:fill="auto"/>
          </w:tcPr>
          <w:p w14:paraId="2D4C4D5A" w14:textId="77777777" w:rsidR="0038752F" w:rsidRPr="00E77216" w:rsidRDefault="0038752F" w:rsidP="008523E6">
            <w:pPr>
              <w:pStyle w:val="table"/>
            </w:pPr>
            <w:r w:rsidRPr="00E77216">
              <w:t>Sweden</w:t>
            </w:r>
          </w:p>
        </w:tc>
        <w:tc>
          <w:tcPr>
            <w:tcW w:w="4092" w:type="pct"/>
            <w:shd w:val="clear" w:color="auto" w:fill="auto"/>
          </w:tcPr>
          <w:p w14:paraId="63405347" w14:textId="2F866463" w:rsidR="00727B2D" w:rsidRPr="00E77216" w:rsidRDefault="00727B2D" w:rsidP="00727B2D">
            <w:pPr>
              <w:rPr>
                <w:sz w:val="17"/>
                <w:szCs w:val="17"/>
              </w:rPr>
            </w:pPr>
            <w:r w:rsidRPr="3652E4E8">
              <w:rPr>
                <w:sz w:val="17"/>
                <w:szCs w:val="17"/>
              </w:rPr>
              <w:t>Before the survey:</w:t>
            </w:r>
            <w:r w:rsidR="3652E4E8" w:rsidRPr="3652E4E8">
              <w:rPr>
                <w:sz w:val="17"/>
                <w:szCs w:val="17"/>
              </w:rPr>
              <w:t xml:space="preserve"> Currently Sweden carry two G</w:t>
            </w:r>
            <w:r w:rsidRPr="3652E4E8">
              <w:rPr>
                <w:sz w:val="17"/>
                <w:szCs w:val="17"/>
              </w:rPr>
              <w:t xml:space="preserve">OV-trawls </w:t>
            </w:r>
            <w:r w:rsidR="3652E4E8" w:rsidRPr="3652E4E8">
              <w:rPr>
                <w:sz w:val="17"/>
                <w:szCs w:val="17"/>
              </w:rPr>
              <w:t xml:space="preserve">on board. Both trawls will be checked and measured </w:t>
            </w:r>
            <w:r w:rsidRPr="3652E4E8">
              <w:rPr>
                <w:sz w:val="17"/>
                <w:szCs w:val="17"/>
              </w:rPr>
              <w:t xml:space="preserve">by the </w:t>
            </w:r>
            <w:r w:rsidR="00C23D27" w:rsidRPr="00E77216">
              <w:rPr>
                <w:sz w:val="17"/>
                <w:szCs w:val="17"/>
              </w:rPr>
              <w:t xml:space="preserve">net maker </w:t>
            </w:r>
            <w:r w:rsidRPr="3652E4E8">
              <w:rPr>
                <w:sz w:val="17"/>
                <w:szCs w:val="17"/>
              </w:rPr>
              <w:t>on a yearly basis, if possible with the cruise leader present.</w:t>
            </w:r>
            <w:r w:rsidR="3652E4E8" w:rsidRPr="3652E4E8">
              <w:rPr>
                <w:sz w:val="17"/>
                <w:szCs w:val="17"/>
              </w:rPr>
              <w:t xml:space="preserve"> </w:t>
            </w:r>
          </w:p>
          <w:p w14:paraId="35C7C5FA" w14:textId="505EBF5D" w:rsidR="0038752F" w:rsidRPr="00E77216" w:rsidRDefault="00727B2D" w:rsidP="0022491E">
            <w:pPr>
              <w:pStyle w:val="table"/>
              <w:spacing w:before="120" w:after="120"/>
              <w:rPr>
                <w:szCs w:val="17"/>
              </w:rPr>
            </w:pPr>
            <w:r w:rsidRPr="00E77216">
              <w:t xml:space="preserve">The flow diagram in </w:t>
            </w:r>
            <w:r w:rsidR="00FE6B27" w:rsidRPr="00E77216">
              <w:rPr>
                <w:szCs w:val="17"/>
              </w:rPr>
              <w:t>F</w:t>
            </w:r>
            <w:r w:rsidRPr="00E77216">
              <w:rPr>
                <w:szCs w:val="17"/>
              </w:rPr>
              <w:t>igure 2.</w:t>
            </w:r>
            <w:r w:rsidR="0022491E" w:rsidRPr="00E77216">
              <w:rPr>
                <w:szCs w:val="17"/>
              </w:rPr>
              <w:t>6</w:t>
            </w:r>
            <w:r w:rsidRPr="00E77216">
              <w:rPr>
                <w:szCs w:val="17"/>
              </w:rPr>
              <w:t xml:space="preserve"> is followed</w:t>
            </w:r>
            <w:r w:rsidR="00FE6B27" w:rsidRPr="00E77216">
              <w:rPr>
                <w:szCs w:val="17"/>
              </w:rPr>
              <w:t>,</w:t>
            </w:r>
            <w:r w:rsidRPr="00E77216">
              <w:t xml:space="preserve"> except that the fishing master </w:t>
            </w:r>
            <w:r w:rsidR="3652E4E8" w:rsidRPr="00E77216">
              <w:t xml:space="preserve">and </w:t>
            </w:r>
            <w:r w:rsidRPr="00E77216">
              <w:t xml:space="preserve">with </w:t>
            </w:r>
            <w:r w:rsidR="0022491E" w:rsidRPr="00E77216">
              <w:rPr>
                <w:szCs w:val="17"/>
              </w:rPr>
              <w:t xml:space="preserve">onboard </w:t>
            </w:r>
            <w:r w:rsidRPr="00E77216">
              <w:t xml:space="preserve">crew rig the trawl </w:t>
            </w:r>
            <w:r w:rsidR="3652E4E8" w:rsidRPr="00E77216">
              <w:t>without staff from the Institute</w:t>
            </w:r>
            <w:r w:rsidRPr="00E77216">
              <w:t xml:space="preserve">.  </w:t>
            </w:r>
          </w:p>
        </w:tc>
      </w:tr>
    </w:tbl>
    <w:p w14:paraId="23647B6B" w14:textId="77777777" w:rsidR="0038752F" w:rsidRPr="00E77216" w:rsidRDefault="0038752F" w:rsidP="0038752F"/>
    <w:p w14:paraId="60DF6CFE" w14:textId="77777777" w:rsidR="0038752F" w:rsidRPr="00E77216" w:rsidRDefault="0038752F" w:rsidP="0038752F"/>
    <w:p w14:paraId="76654428" w14:textId="77777777" w:rsidR="0038752F" w:rsidRPr="00E77216" w:rsidRDefault="0038752F" w:rsidP="0038752F"/>
    <w:p w14:paraId="25F4A459" w14:textId="77777777" w:rsidR="0038752F" w:rsidRPr="00E77216" w:rsidRDefault="0038752F" w:rsidP="008523E6">
      <w:pPr>
        <w:pStyle w:val="Illustration1"/>
      </w:pPr>
      <w:r w:rsidRPr="00E77216">
        <w:rPr>
          <w:noProof/>
          <w:lang w:val="fr-FR" w:eastAsia="fr-FR"/>
        </w:rPr>
        <w:lastRenderedPageBreak/>
        <w:drawing>
          <wp:inline distT="0" distB="0" distL="0" distR="0" wp14:anchorId="4A7D9F36" wp14:editId="5051AA91">
            <wp:extent cx="5175233" cy="6704070"/>
            <wp:effectExtent l="0" t="0" r="0" b="1905"/>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174087" cy="6702585"/>
                    </a:xfrm>
                    <a:prstGeom prst="rect">
                      <a:avLst/>
                    </a:prstGeom>
                    <a:noFill/>
                    <a:ln w="9525">
                      <a:noFill/>
                      <a:miter lim="800000"/>
                      <a:headEnd/>
                      <a:tailEnd/>
                    </a:ln>
                  </pic:spPr>
                </pic:pic>
              </a:graphicData>
            </a:graphic>
          </wp:inline>
        </w:drawing>
      </w:r>
    </w:p>
    <w:p w14:paraId="3551C0E0" w14:textId="77777777" w:rsidR="0038752F" w:rsidRPr="00E77216" w:rsidRDefault="0038752F" w:rsidP="0038752F">
      <w:pPr>
        <w:pStyle w:val="IllustrationCaption"/>
      </w:pPr>
      <w:r w:rsidRPr="00E77216">
        <w:t>Figure 2.6. IBTS GOV preparation flow diagram.</w:t>
      </w:r>
    </w:p>
    <w:p w14:paraId="1C612359" w14:textId="77777777" w:rsidR="0022491E" w:rsidRPr="00E77216" w:rsidRDefault="0022491E" w:rsidP="0022491E"/>
    <w:p w14:paraId="5595DC3B" w14:textId="77777777" w:rsidR="0038752F" w:rsidRPr="00E77216" w:rsidRDefault="0038752F" w:rsidP="008523E6">
      <w:pPr>
        <w:pStyle w:val="Heading3"/>
      </w:pPr>
      <w:bookmarkStart w:id="30" w:name="_Toc362437502"/>
      <w:bookmarkStart w:id="31" w:name="_Toc420935997"/>
      <w:r w:rsidRPr="00E77216">
        <w:t>Quality control during the survey</w:t>
      </w:r>
      <w:bookmarkEnd w:id="30"/>
      <w:bookmarkEnd w:id="31"/>
    </w:p>
    <w:p w14:paraId="712EA789" w14:textId="5DE03158" w:rsidR="0038752F" w:rsidRPr="00E77216" w:rsidRDefault="0038752F" w:rsidP="008523E6">
      <w:r w:rsidRPr="00E77216">
        <w:t xml:space="preserve">The GOV trawls are generally used for several surveys during the year. They must be regularly checked by the fishing crew with scientists and/or gear technologists.  Each gear must have a specification sheet where all modifications or damage occurred during a survey </w:t>
      </w:r>
      <w:r w:rsidR="00FE6B27" w:rsidRPr="00E77216">
        <w:t>are</w:t>
      </w:r>
      <w:r w:rsidRPr="00E77216">
        <w:t xml:space="preserve"> registered.</w:t>
      </w:r>
    </w:p>
    <w:p w14:paraId="25DE2663" w14:textId="77777777" w:rsidR="0038752F" w:rsidRPr="00E77216" w:rsidRDefault="0038752F" w:rsidP="0038752F"/>
    <w:p w14:paraId="567361EE" w14:textId="77777777" w:rsidR="0038752F" w:rsidRPr="00E77216" w:rsidRDefault="0038752F" w:rsidP="0065419B">
      <w:pPr>
        <w:pStyle w:val="Heading3"/>
      </w:pPr>
      <w:bookmarkStart w:id="32" w:name="_Toc362437503"/>
      <w:bookmarkStart w:id="33" w:name="_Toc420935998"/>
      <w:r w:rsidRPr="00E77216">
        <w:lastRenderedPageBreak/>
        <w:t>Quality control after a survey</w:t>
      </w:r>
      <w:bookmarkEnd w:id="32"/>
      <w:bookmarkEnd w:id="33"/>
    </w:p>
    <w:p w14:paraId="2380C99E" w14:textId="77777777" w:rsidR="0038752F" w:rsidRPr="00E77216" w:rsidRDefault="0038752F" w:rsidP="0065419B">
      <w:r w:rsidRPr="00E77216">
        <w:t xml:space="preserve">Each country has its own protocol for quality control </w:t>
      </w:r>
      <w:r w:rsidR="00FE6B27" w:rsidRPr="00E77216">
        <w:t xml:space="preserve">of </w:t>
      </w:r>
      <w:r w:rsidRPr="00E77216">
        <w:t>the net</w:t>
      </w:r>
      <w:r w:rsidR="00FE6B27" w:rsidRPr="00E77216">
        <w:t>.</w:t>
      </w:r>
      <w:r w:rsidRPr="00E77216">
        <w:t xml:space="preserve"> </w:t>
      </w:r>
      <w:r w:rsidR="00FE6B27" w:rsidRPr="00E77216">
        <w:t xml:space="preserve">The </w:t>
      </w:r>
      <w:r w:rsidRPr="00E77216">
        <w:t>procedure implemented is described in the table below.</w:t>
      </w:r>
    </w:p>
    <w:p w14:paraId="1EC38A4B" w14:textId="77777777" w:rsidR="0038752F" w:rsidRPr="00E77216" w:rsidRDefault="0038752F" w:rsidP="0038752F"/>
    <w:tbl>
      <w:tblPr>
        <w:tblW w:w="5000" w:type="pct"/>
        <w:tblInd w:w="288" w:type="dxa"/>
        <w:tblBorders>
          <w:top w:val="single" w:sz="4" w:space="0" w:color="auto"/>
          <w:bottom w:val="single" w:sz="4" w:space="0" w:color="auto"/>
          <w:insideH w:val="single" w:sz="4" w:space="0" w:color="808080"/>
        </w:tblBorders>
        <w:tblLook w:val="04A0" w:firstRow="1" w:lastRow="0" w:firstColumn="1" w:lastColumn="0" w:noHBand="0" w:noVBand="1"/>
      </w:tblPr>
      <w:tblGrid>
        <w:gridCol w:w="1417"/>
        <w:gridCol w:w="6386"/>
      </w:tblGrid>
      <w:tr w:rsidR="0038752F" w:rsidRPr="00E77216" w14:paraId="7B42F09C" w14:textId="77777777" w:rsidTr="3652E4E8">
        <w:trPr>
          <w:cantSplit/>
        </w:trPr>
        <w:tc>
          <w:tcPr>
            <w:tcW w:w="5000" w:type="pct"/>
            <w:gridSpan w:val="2"/>
            <w:tcBorders>
              <w:top w:val="single" w:sz="4" w:space="0" w:color="auto"/>
              <w:bottom w:val="single" w:sz="4" w:space="0" w:color="auto"/>
            </w:tcBorders>
            <w:shd w:val="clear" w:color="auto" w:fill="auto"/>
            <w:vAlign w:val="bottom"/>
          </w:tcPr>
          <w:p w14:paraId="4E9D1532" w14:textId="77777777" w:rsidR="0038752F" w:rsidRPr="00E77216" w:rsidRDefault="0038752F" w:rsidP="0065419B">
            <w:pPr>
              <w:pStyle w:val="TableTop"/>
              <w:rPr>
                <w:sz w:val="17"/>
                <w:szCs w:val="17"/>
              </w:rPr>
            </w:pPr>
            <w:commentRangeStart w:id="34"/>
            <w:r w:rsidRPr="00E77216">
              <w:rPr>
                <w:sz w:val="17"/>
                <w:szCs w:val="17"/>
              </w:rPr>
              <w:t>Frequency of the Quality Control and brief description of the  procedure after the survey</w:t>
            </w:r>
            <w:commentRangeEnd w:id="34"/>
            <w:r w:rsidR="002973F8">
              <w:rPr>
                <w:rStyle w:val="CommentReference"/>
                <w:rFonts w:ascii="Palatino Linotype" w:hAnsi="Palatino Linotype"/>
                <w:b w:val="0"/>
                <w:bCs w:val="0"/>
                <w:noProof w:val="0"/>
                <w:spacing w:val="0"/>
                <w:kern w:val="0"/>
                <w:lang w:val="en-US"/>
              </w:rPr>
              <w:commentReference w:id="34"/>
            </w:r>
          </w:p>
        </w:tc>
      </w:tr>
      <w:tr w:rsidR="0038752F" w:rsidRPr="00E77216" w14:paraId="677A89A6" w14:textId="77777777" w:rsidTr="3652E4E8">
        <w:trPr>
          <w:cantSplit/>
        </w:trPr>
        <w:tc>
          <w:tcPr>
            <w:tcW w:w="908" w:type="pct"/>
            <w:tcBorders>
              <w:top w:val="single" w:sz="4" w:space="0" w:color="auto"/>
            </w:tcBorders>
            <w:shd w:val="clear" w:color="auto" w:fill="auto"/>
          </w:tcPr>
          <w:p w14:paraId="52157B85" w14:textId="77777777" w:rsidR="0038752F" w:rsidRPr="00E77216" w:rsidRDefault="0038752F" w:rsidP="0065419B">
            <w:pPr>
              <w:pStyle w:val="table"/>
              <w:keepNext/>
              <w:widowControl w:val="0"/>
              <w:spacing w:before="120"/>
            </w:pPr>
            <w:r w:rsidRPr="00E77216">
              <w:t>Denmark</w:t>
            </w:r>
          </w:p>
        </w:tc>
        <w:tc>
          <w:tcPr>
            <w:tcW w:w="4092" w:type="pct"/>
            <w:tcBorders>
              <w:top w:val="single" w:sz="4" w:space="0" w:color="auto"/>
            </w:tcBorders>
            <w:shd w:val="clear" w:color="auto" w:fill="auto"/>
          </w:tcPr>
          <w:p w14:paraId="1D30780F" w14:textId="77777777" w:rsidR="0038752F" w:rsidRPr="00E77216" w:rsidRDefault="0038752F" w:rsidP="0065419B">
            <w:pPr>
              <w:pStyle w:val="table"/>
              <w:keepNext/>
              <w:widowControl w:val="0"/>
              <w:spacing w:before="120"/>
            </w:pPr>
            <w:r w:rsidRPr="00E77216">
              <w:t xml:space="preserve">At the end of the survey: If necessary, repairs are specified by the fishing master and discussed with the scientist in </w:t>
            </w:r>
            <w:commentRangeStart w:id="35"/>
            <w:r w:rsidRPr="00E77216">
              <w:t>charge</w:t>
            </w:r>
            <w:commentRangeEnd w:id="35"/>
            <w:r w:rsidR="00C17FA7">
              <w:rPr>
                <w:rStyle w:val="CommentReference"/>
                <w:noProof w:val="0"/>
                <w:lang w:val="en-US"/>
              </w:rPr>
              <w:commentReference w:id="35"/>
            </w:r>
            <w:r w:rsidRPr="00E77216">
              <w:t xml:space="preserve">.   </w:t>
            </w:r>
          </w:p>
        </w:tc>
      </w:tr>
      <w:tr w:rsidR="0038752F" w:rsidRPr="00E77216" w14:paraId="7D60C6C7" w14:textId="77777777" w:rsidTr="3652E4E8">
        <w:trPr>
          <w:cantSplit/>
        </w:trPr>
        <w:tc>
          <w:tcPr>
            <w:tcW w:w="908" w:type="pct"/>
            <w:shd w:val="clear" w:color="auto" w:fill="auto"/>
          </w:tcPr>
          <w:p w14:paraId="62FF99F7" w14:textId="77777777" w:rsidR="0038752F" w:rsidRPr="00E77216" w:rsidRDefault="0038752F" w:rsidP="0065419B">
            <w:pPr>
              <w:pStyle w:val="table"/>
            </w:pPr>
            <w:r w:rsidRPr="00E77216">
              <w:t>England</w:t>
            </w:r>
          </w:p>
        </w:tc>
        <w:tc>
          <w:tcPr>
            <w:tcW w:w="4092" w:type="pct"/>
            <w:shd w:val="clear" w:color="auto" w:fill="auto"/>
          </w:tcPr>
          <w:p w14:paraId="02C291D2" w14:textId="77777777" w:rsidR="0038752F" w:rsidRPr="00E77216" w:rsidRDefault="0038752F" w:rsidP="0065419B">
            <w:pPr>
              <w:pStyle w:val="table"/>
            </w:pPr>
            <w:r w:rsidRPr="00E77216">
              <w:t>Before the next survey, the main trawl and the spare trawl are completely checked by the net store personnel under the responsibility of the Scientist in Charge. Results are recorded and kept on file by the net store manager and the Scientist in Charge of that survey. Trawls are identified by a specific number assigned when originally received by the net store after initial purchase.</w:t>
            </w:r>
          </w:p>
        </w:tc>
      </w:tr>
      <w:tr w:rsidR="0038752F" w:rsidRPr="00E77216" w14:paraId="37E0BEEF" w14:textId="77777777" w:rsidTr="3652E4E8">
        <w:trPr>
          <w:cantSplit/>
        </w:trPr>
        <w:tc>
          <w:tcPr>
            <w:tcW w:w="908" w:type="pct"/>
            <w:shd w:val="clear" w:color="auto" w:fill="auto"/>
          </w:tcPr>
          <w:p w14:paraId="04B6C7EB" w14:textId="77777777" w:rsidR="0038752F" w:rsidRPr="00E77216" w:rsidRDefault="0038752F" w:rsidP="0065419B">
            <w:pPr>
              <w:pStyle w:val="table"/>
            </w:pPr>
            <w:r w:rsidRPr="00E77216">
              <w:t>France</w:t>
            </w:r>
          </w:p>
        </w:tc>
        <w:tc>
          <w:tcPr>
            <w:tcW w:w="4092" w:type="pct"/>
            <w:shd w:val="clear" w:color="auto" w:fill="auto"/>
          </w:tcPr>
          <w:p w14:paraId="73204415" w14:textId="77777777" w:rsidR="0038752F" w:rsidRPr="00E77216" w:rsidRDefault="0038752F" w:rsidP="0022491E">
            <w:pPr>
              <w:pStyle w:val="table"/>
            </w:pPr>
            <w:r w:rsidRPr="00E77216">
              <w:t>Since 2010, a new quality control procedure was implemented at Ifremer. Once a year, all trawls are completely checked by the crew under the responsibility of the gear technologists. A detailed protocol describes all control</w:t>
            </w:r>
            <w:r w:rsidR="0022491E" w:rsidRPr="00E77216">
              <w:t>s</w:t>
            </w:r>
            <w:r w:rsidRPr="00E77216">
              <w:t xml:space="preserve"> </w:t>
            </w:r>
            <w:r w:rsidR="0022491E" w:rsidRPr="00E77216">
              <w:t>that</w:t>
            </w:r>
            <w:r w:rsidRPr="00E77216">
              <w:t xml:space="preserve"> must be done. Results are sent to the cruise leaders and uploaded on the </w:t>
            </w:r>
            <w:r w:rsidR="00816E06" w:rsidRPr="00E77216">
              <w:t>Ifremer</w:t>
            </w:r>
            <w:r w:rsidRPr="00E77216">
              <w:t xml:space="preserve"> Intranet site. Trawl</w:t>
            </w:r>
            <w:r w:rsidR="0022491E" w:rsidRPr="00E77216">
              <w:t>s</w:t>
            </w:r>
            <w:r w:rsidRPr="00E77216">
              <w:t xml:space="preserve"> are identified by a specific number (acquisition year and order number)</w:t>
            </w:r>
          </w:p>
        </w:tc>
      </w:tr>
      <w:tr w:rsidR="0038752F" w:rsidRPr="00E77216" w14:paraId="7E4A6BF7" w14:textId="77777777" w:rsidTr="3652E4E8">
        <w:trPr>
          <w:cantSplit/>
        </w:trPr>
        <w:tc>
          <w:tcPr>
            <w:tcW w:w="908" w:type="pct"/>
            <w:shd w:val="clear" w:color="auto" w:fill="auto"/>
          </w:tcPr>
          <w:p w14:paraId="4409A07B" w14:textId="77777777" w:rsidR="0038752F" w:rsidRPr="00E77216" w:rsidRDefault="0038752F" w:rsidP="0065419B">
            <w:pPr>
              <w:pStyle w:val="table"/>
            </w:pPr>
            <w:r w:rsidRPr="00E77216">
              <w:t>Germany</w:t>
            </w:r>
          </w:p>
        </w:tc>
        <w:tc>
          <w:tcPr>
            <w:tcW w:w="4092" w:type="pct"/>
            <w:shd w:val="clear" w:color="auto" w:fill="auto"/>
          </w:tcPr>
          <w:p w14:paraId="405E575D" w14:textId="77777777" w:rsidR="0038752F" w:rsidRPr="00E77216" w:rsidRDefault="0038752F" w:rsidP="0065419B">
            <w:pPr>
              <w:pStyle w:val="table"/>
            </w:pPr>
            <w:r w:rsidRPr="00E77216">
              <w:t xml:space="preserve">During and after each survey, the </w:t>
            </w:r>
            <w:r w:rsidR="00816E06" w:rsidRPr="00E77216">
              <w:t>netmaker</w:t>
            </w:r>
            <w:r w:rsidRPr="00E77216">
              <w:t>/ captain inform the chief scientist if net material needs to be purchased for replacement.</w:t>
            </w:r>
          </w:p>
        </w:tc>
      </w:tr>
      <w:tr w:rsidR="0038752F" w:rsidRPr="00E77216" w14:paraId="1F54E699" w14:textId="77777777" w:rsidTr="3652E4E8">
        <w:trPr>
          <w:cantSplit/>
        </w:trPr>
        <w:tc>
          <w:tcPr>
            <w:tcW w:w="908" w:type="pct"/>
            <w:shd w:val="clear" w:color="auto" w:fill="auto"/>
          </w:tcPr>
          <w:p w14:paraId="081CD320" w14:textId="77777777" w:rsidR="0038752F" w:rsidRPr="00E77216" w:rsidRDefault="0038752F" w:rsidP="0065419B">
            <w:pPr>
              <w:pStyle w:val="table"/>
            </w:pPr>
            <w:r w:rsidRPr="00E77216">
              <w:t>The Netherlands</w:t>
            </w:r>
          </w:p>
        </w:tc>
        <w:tc>
          <w:tcPr>
            <w:tcW w:w="4092" w:type="pct"/>
            <w:shd w:val="clear" w:color="auto" w:fill="auto"/>
          </w:tcPr>
          <w:p w14:paraId="54DC37C8" w14:textId="77777777" w:rsidR="0038752F" w:rsidRPr="00E77216" w:rsidRDefault="0038752F" w:rsidP="0065419B">
            <w:pPr>
              <w:pStyle w:val="table"/>
            </w:pPr>
            <w:r w:rsidRPr="00E77216">
              <w:t xml:space="preserve">At the end of the survey: If necessary, repairs are specified by the fishing master and discussed with the scientist in charge.   </w:t>
            </w:r>
          </w:p>
        </w:tc>
      </w:tr>
      <w:tr w:rsidR="0038752F" w:rsidRPr="00E77216" w14:paraId="57EA6B02" w14:textId="77777777" w:rsidTr="3652E4E8">
        <w:trPr>
          <w:cantSplit/>
        </w:trPr>
        <w:tc>
          <w:tcPr>
            <w:tcW w:w="908" w:type="pct"/>
            <w:shd w:val="clear" w:color="auto" w:fill="auto"/>
          </w:tcPr>
          <w:p w14:paraId="171F477D" w14:textId="77777777" w:rsidR="0038752F" w:rsidRPr="00E77216" w:rsidRDefault="0038752F" w:rsidP="0065419B">
            <w:pPr>
              <w:pStyle w:val="table"/>
            </w:pPr>
            <w:r w:rsidRPr="00E77216">
              <w:t>Norway</w:t>
            </w:r>
          </w:p>
        </w:tc>
        <w:tc>
          <w:tcPr>
            <w:tcW w:w="4092" w:type="pct"/>
            <w:shd w:val="clear" w:color="auto" w:fill="auto"/>
          </w:tcPr>
          <w:p w14:paraId="260639F6" w14:textId="77777777" w:rsidR="0038752F" w:rsidRPr="00E77216" w:rsidRDefault="00DC12D2" w:rsidP="0022491E">
            <w:pPr>
              <w:pStyle w:val="table"/>
            </w:pPr>
            <w:r w:rsidRPr="00E77216">
              <w:t>Norway revised its procedures in 201</w:t>
            </w:r>
            <w:r w:rsidR="0022491E" w:rsidRPr="00E77216">
              <w:t>4</w:t>
            </w:r>
            <w:r w:rsidRPr="00E77216">
              <w:t>. The nets are checked by the net store personnel and a gear technician after the survey. Results are recorded and kept on file – electronic and in the ‘trawl history’ binder that follows each set of gear; gears are number</w:t>
            </w:r>
            <w:r w:rsidR="000D155B" w:rsidRPr="00E77216">
              <w:t>ed</w:t>
            </w:r>
            <w:r w:rsidRPr="00E77216">
              <w:t xml:space="preserve"> for identification.</w:t>
            </w:r>
            <w:r w:rsidR="000D155B" w:rsidRPr="00E77216">
              <w:t xml:space="preserve"> Any specific problems that need resolution are brought up to the trawl forum for discussion and solving.</w:t>
            </w:r>
          </w:p>
        </w:tc>
      </w:tr>
      <w:tr w:rsidR="0038752F" w:rsidRPr="00E77216" w14:paraId="67528310" w14:textId="77777777" w:rsidTr="3652E4E8">
        <w:trPr>
          <w:cantSplit/>
        </w:trPr>
        <w:tc>
          <w:tcPr>
            <w:tcW w:w="908" w:type="pct"/>
            <w:shd w:val="clear" w:color="auto" w:fill="auto"/>
          </w:tcPr>
          <w:p w14:paraId="571800FE" w14:textId="77777777" w:rsidR="0038752F" w:rsidRPr="00E77216" w:rsidRDefault="0038752F" w:rsidP="0065419B">
            <w:pPr>
              <w:pStyle w:val="table"/>
            </w:pPr>
            <w:r w:rsidRPr="00E77216">
              <w:t>Scotland</w:t>
            </w:r>
          </w:p>
        </w:tc>
        <w:tc>
          <w:tcPr>
            <w:tcW w:w="4092" w:type="pct"/>
            <w:shd w:val="clear" w:color="auto" w:fill="auto"/>
          </w:tcPr>
          <w:p w14:paraId="4EEB053C" w14:textId="77777777" w:rsidR="0038752F" w:rsidRPr="00E77216" w:rsidRDefault="0038752F" w:rsidP="0065419B">
            <w:pPr>
              <w:pStyle w:val="table"/>
            </w:pPr>
            <w:r w:rsidRPr="00E77216">
              <w:t>Prior to each survey</w:t>
            </w:r>
            <w:r w:rsidR="000D155B" w:rsidRPr="00E77216">
              <w:t>,</w:t>
            </w:r>
            <w:r w:rsidRPr="00E77216">
              <w:t xml:space="preserve"> any used trawl gear is thoroughly inspected and</w:t>
            </w:r>
            <w:r w:rsidR="000D155B" w:rsidRPr="00E77216">
              <w:t>,</w:t>
            </w:r>
            <w:r w:rsidRPr="00E77216">
              <w:t xml:space="preserve"> where required</w:t>
            </w:r>
            <w:r w:rsidR="000D155B" w:rsidRPr="00E77216">
              <w:t>,</w:t>
            </w:r>
            <w:r w:rsidRPr="00E77216">
              <w:t xml:space="preserve"> repaired or replaced by Marine Lab net store personnel supervised by the store manager. Results are recorded and kept on file by the net sore manager. All trawls have a unique number identifier and all wires are tagged with their details (length and diameter). All newly purchased trawl gear is inspected by the net store manager prior to being brought into stock.</w:t>
            </w:r>
          </w:p>
          <w:p w14:paraId="2934BD65" w14:textId="77777777" w:rsidR="0038752F" w:rsidRPr="00E77216" w:rsidRDefault="0038752F" w:rsidP="0022491E">
            <w:pPr>
              <w:pStyle w:val="table"/>
              <w:spacing w:before="120"/>
            </w:pPr>
            <w:r w:rsidRPr="00E77216">
              <w:t xml:space="preserve">Revised quality control protocols were introduced during 2003 and these firmed up procedures with regard </w:t>
            </w:r>
            <w:r w:rsidR="000D155B" w:rsidRPr="00E77216">
              <w:t xml:space="preserve">to </w:t>
            </w:r>
            <w:r w:rsidRPr="00E77216">
              <w:t>rigging and operation of all survey gears during Marine Laboratory cruises. As mentioned in the previous section</w:t>
            </w:r>
            <w:r w:rsidR="000D155B" w:rsidRPr="00E77216">
              <w:t>,</w:t>
            </w:r>
            <w:r w:rsidRPr="00E77216">
              <w:t xml:space="preserve"> a rigging manual specific to the Scottish GOV has been drafted and acts as a master specification when RV crew are rigging and operating the fishing gear.  </w:t>
            </w:r>
          </w:p>
        </w:tc>
      </w:tr>
      <w:tr w:rsidR="0038752F" w:rsidRPr="00E77216" w14:paraId="07642CFF" w14:textId="77777777" w:rsidTr="3652E4E8">
        <w:trPr>
          <w:cantSplit/>
        </w:trPr>
        <w:tc>
          <w:tcPr>
            <w:tcW w:w="908" w:type="pct"/>
            <w:shd w:val="clear" w:color="auto" w:fill="auto"/>
          </w:tcPr>
          <w:p w14:paraId="637ADF91" w14:textId="77777777" w:rsidR="0038752F" w:rsidRPr="00E77216" w:rsidRDefault="0038752F" w:rsidP="0065419B">
            <w:pPr>
              <w:pStyle w:val="table"/>
            </w:pPr>
            <w:r w:rsidRPr="00E77216">
              <w:t>Sweden</w:t>
            </w:r>
          </w:p>
        </w:tc>
        <w:tc>
          <w:tcPr>
            <w:tcW w:w="4092" w:type="pct"/>
            <w:shd w:val="clear" w:color="auto" w:fill="auto"/>
          </w:tcPr>
          <w:p w14:paraId="7BDFA6F2" w14:textId="2C953C3D" w:rsidR="0038752F" w:rsidRPr="00E77216" w:rsidRDefault="3652E4E8" w:rsidP="007762CB">
            <w:pPr>
              <w:pStyle w:val="table"/>
              <w:spacing w:before="120" w:after="120"/>
              <w:rPr>
                <w:rFonts w:cs="Arial"/>
                <w:bCs/>
                <w:smallCaps/>
                <w:spacing w:val="10"/>
                <w:kern w:val="28"/>
                <w:szCs w:val="40"/>
              </w:rPr>
            </w:pPr>
            <w:r>
              <w:t>The fishing master and the cruise leader compile a post-cruise trawl status list for the trawls that have been used to make sure that faulty or worn parts of the netting and the rig are replaced prior to next survey.</w:t>
            </w:r>
            <w:r w:rsidR="0038752F" w:rsidRPr="00E77216">
              <w:t xml:space="preserve"> </w:t>
            </w:r>
          </w:p>
          <w:p w14:paraId="4E1499FC" w14:textId="1B99EC30" w:rsidR="0038752F" w:rsidRPr="00E77216" w:rsidRDefault="3652E4E8" w:rsidP="0022491E">
            <w:pPr>
              <w:pStyle w:val="table"/>
              <w:spacing w:before="120"/>
            </w:pPr>
            <w:r w:rsidRPr="00E77216">
              <w:t xml:space="preserve">The repairs are documented. </w:t>
            </w:r>
          </w:p>
        </w:tc>
      </w:tr>
    </w:tbl>
    <w:p w14:paraId="291EDAF3" w14:textId="77777777" w:rsidR="0038752F" w:rsidRPr="00E77216" w:rsidRDefault="0038752F" w:rsidP="0038752F">
      <w:pPr>
        <w:ind w:left="360"/>
        <w:rPr>
          <w:b/>
          <w:sz w:val="22"/>
          <w:szCs w:val="22"/>
        </w:rPr>
      </w:pPr>
    </w:p>
    <w:p w14:paraId="1FC26B7B" w14:textId="77777777" w:rsidR="0038752F" w:rsidRPr="00E77216" w:rsidRDefault="0038752F" w:rsidP="0038752F">
      <w:pPr>
        <w:pStyle w:val="Heading4"/>
      </w:pPr>
      <w:r w:rsidRPr="00E77216">
        <w:t>Quality control steps</w:t>
      </w:r>
    </w:p>
    <w:p w14:paraId="00A200F0" w14:textId="77777777" w:rsidR="0038752F" w:rsidRPr="00E77216" w:rsidRDefault="0038752F" w:rsidP="0038752F">
      <w:r w:rsidRPr="00E77216">
        <w:t>Checking procedures have to follow several steps and each piece of the net has to be verified</w:t>
      </w:r>
      <w:r w:rsidR="000D155B" w:rsidRPr="00E77216">
        <w:t>,</w:t>
      </w:r>
      <w:r w:rsidRPr="00E77216">
        <w:t xml:space="preserve"> as well as the rigging, the doors, the salvages, panel frames</w:t>
      </w:r>
      <w:r w:rsidR="000D155B" w:rsidRPr="00E77216">
        <w:t>,</w:t>
      </w:r>
      <w:r w:rsidRPr="00E77216">
        <w:t xml:space="preserve"> and the groundrop</w:t>
      </w:r>
      <w:r w:rsidR="0022491E" w:rsidRPr="00E77216">
        <w:t>e. Sheets presented from Annex 3</w:t>
      </w:r>
      <w:r w:rsidRPr="00E77216">
        <w:t xml:space="preserve"> to Annex </w:t>
      </w:r>
      <w:r w:rsidR="0022491E" w:rsidRPr="00E77216">
        <w:t>6</w:t>
      </w:r>
      <w:r w:rsidRPr="00E77216">
        <w:t xml:space="preserve">b </w:t>
      </w:r>
      <w:r w:rsidR="003E71B3" w:rsidRPr="00E77216">
        <w:t xml:space="preserve">are to </w:t>
      </w:r>
      <w:r w:rsidRPr="00E77216">
        <w:t>be used as a guide to check the trawl.</w:t>
      </w:r>
    </w:p>
    <w:p w14:paraId="620AB3F4" w14:textId="77777777" w:rsidR="0038752F" w:rsidRPr="00E77216" w:rsidRDefault="0038752F" w:rsidP="0038752F">
      <w:r w:rsidRPr="00E77216">
        <w:lastRenderedPageBreak/>
        <w:t>The trawl must be stretched out on the ground. It is recommended that all pieces are measured by the same person. Each piece is defined by its length, thread strength, shape, meshing</w:t>
      </w:r>
      <w:r w:rsidR="000D155B" w:rsidRPr="00E77216">
        <w:t>,</w:t>
      </w:r>
      <w:r w:rsidRPr="00E77216">
        <w:t xml:space="preserve"> and identification number indicated on a reference plan.</w:t>
      </w:r>
    </w:p>
    <w:p w14:paraId="4FA67D65" w14:textId="77777777" w:rsidR="0038752F" w:rsidRPr="00E77216" w:rsidRDefault="0038752F" w:rsidP="0038752F">
      <w:r w:rsidRPr="00E77216">
        <w:t>Different controls made by each country are described in the following tables.</w:t>
      </w:r>
    </w:p>
    <w:tbl>
      <w:tblPr>
        <w:tblW w:w="5000" w:type="pct"/>
        <w:tblInd w:w="288" w:type="dxa"/>
        <w:tblBorders>
          <w:top w:val="single" w:sz="4" w:space="0" w:color="auto"/>
          <w:bottom w:val="single" w:sz="4" w:space="0" w:color="auto"/>
          <w:insideH w:val="single" w:sz="4" w:space="0" w:color="808080"/>
        </w:tblBorders>
        <w:tblLook w:val="04A0" w:firstRow="1" w:lastRow="0" w:firstColumn="1" w:lastColumn="0" w:noHBand="0" w:noVBand="1"/>
      </w:tblPr>
      <w:tblGrid>
        <w:gridCol w:w="1417"/>
        <w:gridCol w:w="6386"/>
      </w:tblGrid>
      <w:tr w:rsidR="0038752F" w:rsidRPr="00E77216" w14:paraId="2DF1A484" w14:textId="77777777" w:rsidTr="4ABD469C">
        <w:trPr>
          <w:cantSplit/>
        </w:trPr>
        <w:tc>
          <w:tcPr>
            <w:tcW w:w="908" w:type="pct"/>
            <w:tcBorders>
              <w:top w:val="single" w:sz="4" w:space="0" w:color="auto"/>
              <w:bottom w:val="single" w:sz="4" w:space="0" w:color="auto"/>
            </w:tcBorders>
            <w:shd w:val="clear" w:color="auto" w:fill="auto"/>
            <w:vAlign w:val="bottom"/>
          </w:tcPr>
          <w:p w14:paraId="41256442" w14:textId="77777777" w:rsidR="0038752F" w:rsidRPr="00E77216" w:rsidRDefault="0038752F" w:rsidP="000E13EF">
            <w:pPr>
              <w:pStyle w:val="TableTop"/>
            </w:pPr>
            <w:commentRangeStart w:id="36"/>
          </w:p>
        </w:tc>
        <w:tc>
          <w:tcPr>
            <w:tcW w:w="4092" w:type="pct"/>
            <w:tcBorders>
              <w:top w:val="single" w:sz="4" w:space="0" w:color="auto"/>
              <w:bottom w:val="single" w:sz="4" w:space="0" w:color="auto"/>
            </w:tcBorders>
            <w:shd w:val="clear" w:color="auto" w:fill="auto"/>
            <w:vAlign w:val="bottom"/>
          </w:tcPr>
          <w:p w14:paraId="52840647" w14:textId="77777777" w:rsidR="0038752F" w:rsidRPr="00E77216" w:rsidRDefault="0038752F" w:rsidP="000E13EF">
            <w:pPr>
              <w:pStyle w:val="TableTop"/>
              <w:rPr>
                <w:sz w:val="17"/>
                <w:szCs w:val="17"/>
              </w:rPr>
            </w:pPr>
            <w:r w:rsidRPr="00E77216">
              <w:rPr>
                <w:sz w:val="17"/>
                <w:szCs w:val="17"/>
              </w:rPr>
              <w:t xml:space="preserve">Net panels </w:t>
            </w:r>
            <w:commentRangeEnd w:id="36"/>
            <w:r w:rsidR="002973F8">
              <w:rPr>
                <w:rStyle w:val="CommentReference"/>
                <w:rFonts w:ascii="Palatino Linotype" w:hAnsi="Palatino Linotype"/>
                <w:b w:val="0"/>
                <w:bCs w:val="0"/>
                <w:noProof w:val="0"/>
                <w:spacing w:val="0"/>
                <w:kern w:val="0"/>
                <w:lang w:val="en-US"/>
              </w:rPr>
              <w:commentReference w:id="36"/>
            </w:r>
          </w:p>
        </w:tc>
      </w:tr>
      <w:tr w:rsidR="0038752F" w:rsidRPr="00E77216" w14:paraId="5F306280" w14:textId="77777777" w:rsidTr="00A44476">
        <w:trPr>
          <w:cantSplit/>
          <w:trHeight w:val="443"/>
        </w:trPr>
        <w:tc>
          <w:tcPr>
            <w:tcW w:w="908" w:type="pct"/>
            <w:tcBorders>
              <w:top w:val="single" w:sz="4" w:space="0" w:color="auto"/>
            </w:tcBorders>
            <w:shd w:val="clear" w:color="auto" w:fill="auto"/>
          </w:tcPr>
          <w:p w14:paraId="2A4123D0" w14:textId="77777777" w:rsidR="0038752F" w:rsidRPr="00E77216" w:rsidRDefault="0038752F" w:rsidP="000E13EF">
            <w:pPr>
              <w:pStyle w:val="table"/>
              <w:keepNext/>
              <w:widowControl w:val="0"/>
              <w:spacing w:before="120"/>
            </w:pPr>
            <w:r w:rsidRPr="00E77216">
              <w:t>Denmark</w:t>
            </w:r>
          </w:p>
        </w:tc>
        <w:tc>
          <w:tcPr>
            <w:tcW w:w="4092" w:type="pct"/>
            <w:tcBorders>
              <w:top w:val="single" w:sz="4" w:space="0" w:color="auto"/>
            </w:tcBorders>
            <w:shd w:val="clear" w:color="auto" w:fill="auto"/>
          </w:tcPr>
          <w:p w14:paraId="20079D75" w14:textId="77777777" w:rsidR="0038752F" w:rsidRPr="00E77216" w:rsidRDefault="0038752F" w:rsidP="000E13EF">
            <w:pPr>
              <w:pStyle w:val="table"/>
              <w:keepNext/>
              <w:widowControl w:val="0"/>
              <w:spacing w:before="120"/>
            </w:pPr>
            <w:r w:rsidRPr="00E77216">
              <w:t xml:space="preserve">As specified in the IBTS </w:t>
            </w:r>
            <w:commentRangeStart w:id="37"/>
            <w:r w:rsidRPr="00E77216">
              <w:t>manual</w:t>
            </w:r>
            <w:commentRangeEnd w:id="37"/>
            <w:r w:rsidR="00C17FA7">
              <w:rPr>
                <w:rStyle w:val="CommentReference"/>
                <w:noProof w:val="0"/>
                <w:lang w:val="en-US"/>
              </w:rPr>
              <w:commentReference w:id="37"/>
            </w:r>
            <w:r w:rsidRPr="00E77216">
              <w:t xml:space="preserve">. </w:t>
            </w:r>
          </w:p>
        </w:tc>
      </w:tr>
      <w:tr w:rsidR="0038752F" w:rsidRPr="00E77216" w14:paraId="1A571C65" w14:textId="77777777" w:rsidTr="4ABD469C">
        <w:trPr>
          <w:cantSplit/>
        </w:trPr>
        <w:tc>
          <w:tcPr>
            <w:tcW w:w="908" w:type="pct"/>
            <w:shd w:val="clear" w:color="auto" w:fill="auto"/>
          </w:tcPr>
          <w:p w14:paraId="5E3FAFE6" w14:textId="77777777" w:rsidR="0038752F" w:rsidRPr="00E77216" w:rsidRDefault="0038752F" w:rsidP="000E13EF">
            <w:pPr>
              <w:pStyle w:val="table"/>
            </w:pPr>
            <w:r w:rsidRPr="00E77216">
              <w:t>England</w:t>
            </w:r>
          </w:p>
        </w:tc>
        <w:tc>
          <w:tcPr>
            <w:tcW w:w="4092" w:type="pct"/>
            <w:shd w:val="clear" w:color="auto" w:fill="auto"/>
          </w:tcPr>
          <w:p w14:paraId="4C4BFDDE" w14:textId="77777777" w:rsidR="0038752F" w:rsidRPr="00E77216" w:rsidRDefault="0038752F" w:rsidP="000E13EF">
            <w:pPr>
              <w:pStyle w:val="table"/>
            </w:pPr>
            <w:r w:rsidRPr="00E77216">
              <w:t>The size of each panel is calculated according to the mesh number. Selvedge meshes are not included. To be valid, the mesh number must be identical as the values described in the original net diagrams (</w:t>
            </w:r>
            <w:r w:rsidR="00465FFC" w:rsidRPr="00E77216">
              <w:t xml:space="preserve">Section </w:t>
            </w:r>
            <w:r w:rsidRPr="00E77216">
              <w:t>2.3). The net is measured dry and not damp. Meshing control consists in measuring 20 meshes consecutively. A bronze mesh gauge is used to measure the height of the meshes from front to back. An average is taken from the 20 meshes recorded and the tolerance between nominal value and effective value is ±5%.</w:t>
            </w:r>
          </w:p>
        </w:tc>
      </w:tr>
      <w:tr w:rsidR="0038752F" w:rsidRPr="00E77216" w14:paraId="101A07E2" w14:textId="77777777" w:rsidTr="4ABD469C">
        <w:trPr>
          <w:cantSplit/>
        </w:trPr>
        <w:tc>
          <w:tcPr>
            <w:tcW w:w="908" w:type="pct"/>
            <w:shd w:val="clear" w:color="auto" w:fill="auto"/>
          </w:tcPr>
          <w:p w14:paraId="1AE91401" w14:textId="77777777" w:rsidR="0038752F" w:rsidRPr="00E77216" w:rsidRDefault="0038752F" w:rsidP="000E13EF">
            <w:pPr>
              <w:pStyle w:val="table"/>
            </w:pPr>
            <w:r w:rsidRPr="00E77216">
              <w:t>France</w:t>
            </w:r>
          </w:p>
        </w:tc>
        <w:tc>
          <w:tcPr>
            <w:tcW w:w="4092" w:type="pct"/>
            <w:shd w:val="clear" w:color="auto" w:fill="auto"/>
          </w:tcPr>
          <w:p w14:paraId="7AB11E83" w14:textId="77777777" w:rsidR="0038752F" w:rsidRPr="00E77216" w:rsidRDefault="0038752F" w:rsidP="000E13EF">
            <w:pPr>
              <w:pStyle w:val="table"/>
            </w:pPr>
            <w:commentRangeStart w:id="38"/>
            <w:r w:rsidRPr="00E77216">
              <w:t>The size of each panel is calculated according to the mesh number. Selvedge meshes are not included. To be valid, the mesh number must be identical as the nominal values. Otherwise, a second numbering has to be don</w:t>
            </w:r>
            <w:r w:rsidR="0022491E" w:rsidRPr="00E77216">
              <w:t>e</w:t>
            </w:r>
            <w:r w:rsidRPr="00E77216">
              <w:t>. The tolerance between nominal value and effective value is :</w:t>
            </w:r>
          </w:p>
          <w:p w14:paraId="77EC719C" w14:textId="77777777" w:rsidR="0038752F" w:rsidRPr="00E77216" w:rsidRDefault="0038752F" w:rsidP="00FA2D3E">
            <w:pPr>
              <w:pStyle w:val="table"/>
              <w:ind w:left="284"/>
            </w:pPr>
            <w:r w:rsidRPr="00E77216">
              <w:t xml:space="preserve">± 1 mesh for the base </w:t>
            </w:r>
          </w:p>
          <w:p w14:paraId="44CF6EC6" w14:textId="77777777" w:rsidR="0038752F" w:rsidRPr="00E77216" w:rsidRDefault="0038752F" w:rsidP="00FA2D3E">
            <w:pPr>
              <w:pStyle w:val="table"/>
              <w:ind w:left="284"/>
            </w:pPr>
            <w:r w:rsidRPr="00E77216">
              <w:t xml:space="preserve"> ± 0.5 mesh for the height, for each piece except the codend.</w:t>
            </w:r>
          </w:p>
          <w:p w14:paraId="64D97A91" w14:textId="77777777" w:rsidR="0038752F" w:rsidRPr="00E77216" w:rsidRDefault="0038752F" w:rsidP="00FA2D3E">
            <w:pPr>
              <w:pStyle w:val="table"/>
              <w:ind w:left="284"/>
            </w:pPr>
            <w:r w:rsidRPr="00E77216">
              <w:t>± 2 meshes for the GOV 36/47 codend.</w:t>
            </w:r>
          </w:p>
          <w:p w14:paraId="06400850" w14:textId="77777777" w:rsidR="0038752F" w:rsidRPr="00E77216" w:rsidRDefault="0038752F" w:rsidP="00FA2D3E">
            <w:pPr>
              <w:pStyle w:val="table"/>
              <w:ind w:left="284"/>
            </w:pPr>
            <w:r w:rsidRPr="00E77216">
              <w:t xml:space="preserve">± 10 meshes  for the double codend.  </w:t>
            </w:r>
          </w:p>
          <w:p w14:paraId="618B8D4C" w14:textId="77777777" w:rsidR="0038752F" w:rsidRPr="00E77216" w:rsidRDefault="0038752F" w:rsidP="0022491E">
            <w:pPr>
              <w:pStyle w:val="table"/>
              <w:spacing w:before="120"/>
            </w:pPr>
            <w:r w:rsidRPr="00E77216">
              <w:t xml:space="preserve">The thread strength, is checked comparing the thread of each piece and standard commercial samples </w:t>
            </w:r>
          </w:p>
          <w:p w14:paraId="41B88B34" w14:textId="77777777" w:rsidR="0038752F" w:rsidRPr="00E77216" w:rsidRDefault="0038752F" w:rsidP="0022491E">
            <w:pPr>
              <w:pStyle w:val="table"/>
              <w:spacing w:before="120"/>
            </w:pPr>
            <w:r w:rsidRPr="00E77216">
              <w:t>Each part of the net must be dampened regularly (uniformly) before being measured. Meshing control consists in measuring 20 meshes consecutively. The zero of the ruler placed on the upper mesh knot and the measurement is read below the opposite knot.</w:t>
            </w:r>
          </w:p>
          <w:p w14:paraId="5FC127A0" w14:textId="77777777" w:rsidR="0038752F" w:rsidRPr="00E77216" w:rsidRDefault="0038752F" w:rsidP="0022491E">
            <w:pPr>
              <w:pStyle w:val="table"/>
              <w:spacing w:before="120"/>
            </w:pPr>
            <w:r w:rsidRPr="00E77216">
              <w:t xml:space="preserve">Piece meshing is calculated working out the average of the consecutive 20 meshes. The </w:t>
            </w:r>
            <w:r w:rsidR="00816E06" w:rsidRPr="00E77216">
              <w:t>millimetre</w:t>
            </w:r>
            <w:r w:rsidRPr="00E77216">
              <w:t xml:space="preserve"> is the unit used to measure the mesh and the tolerance between nominal value and effective value is ±5%.</w:t>
            </w:r>
            <w:commentRangeEnd w:id="38"/>
            <w:r w:rsidR="00C555B1">
              <w:rPr>
                <w:rStyle w:val="CommentReference"/>
                <w:noProof w:val="0"/>
                <w:lang w:val="en-US"/>
              </w:rPr>
              <w:commentReference w:id="38"/>
            </w:r>
          </w:p>
        </w:tc>
      </w:tr>
      <w:tr w:rsidR="0038752F" w:rsidRPr="00E77216" w14:paraId="37EE768E" w14:textId="77777777" w:rsidTr="4ABD469C">
        <w:trPr>
          <w:cantSplit/>
        </w:trPr>
        <w:tc>
          <w:tcPr>
            <w:tcW w:w="908" w:type="pct"/>
            <w:shd w:val="clear" w:color="auto" w:fill="auto"/>
          </w:tcPr>
          <w:p w14:paraId="51AD2C03" w14:textId="77777777" w:rsidR="0038752F" w:rsidRPr="00E77216" w:rsidRDefault="0038752F" w:rsidP="000E13EF">
            <w:pPr>
              <w:pStyle w:val="table"/>
            </w:pPr>
            <w:r w:rsidRPr="00E77216">
              <w:t>Germany</w:t>
            </w:r>
          </w:p>
        </w:tc>
        <w:tc>
          <w:tcPr>
            <w:tcW w:w="4092" w:type="pct"/>
            <w:shd w:val="clear" w:color="auto" w:fill="auto"/>
          </w:tcPr>
          <w:p w14:paraId="7B7E50CB" w14:textId="77777777" w:rsidR="0038752F" w:rsidRPr="00E77216" w:rsidRDefault="0038752F" w:rsidP="000E13EF">
            <w:pPr>
              <w:pStyle w:val="table"/>
            </w:pPr>
            <w:r w:rsidRPr="00E77216">
              <w:t xml:space="preserve">No formal procedure has been specified in writing; control in responsibility of </w:t>
            </w:r>
            <w:r w:rsidR="00816E06" w:rsidRPr="00E77216">
              <w:t>netmaker</w:t>
            </w:r>
            <w:r w:rsidRPr="00E77216">
              <w:t>.</w:t>
            </w:r>
          </w:p>
        </w:tc>
      </w:tr>
      <w:tr w:rsidR="0038752F" w:rsidRPr="00E77216" w14:paraId="4CC45AA3" w14:textId="77777777" w:rsidTr="4ABD469C">
        <w:trPr>
          <w:cantSplit/>
        </w:trPr>
        <w:tc>
          <w:tcPr>
            <w:tcW w:w="908" w:type="pct"/>
            <w:shd w:val="clear" w:color="auto" w:fill="auto"/>
          </w:tcPr>
          <w:p w14:paraId="5246F456" w14:textId="77777777" w:rsidR="0038752F" w:rsidRPr="00E77216" w:rsidRDefault="0038752F" w:rsidP="000E13EF">
            <w:pPr>
              <w:pStyle w:val="table"/>
            </w:pPr>
            <w:r w:rsidRPr="00E77216">
              <w:t>The Netherlands</w:t>
            </w:r>
          </w:p>
        </w:tc>
        <w:tc>
          <w:tcPr>
            <w:tcW w:w="4092" w:type="pct"/>
            <w:shd w:val="clear" w:color="auto" w:fill="auto"/>
          </w:tcPr>
          <w:p w14:paraId="07185D6A" w14:textId="77777777" w:rsidR="0038752F" w:rsidRPr="00E77216" w:rsidRDefault="0038752F" w:rsidP="000E13EF">
            <w:pPr>
              <w:pStyle w:val="table"/>
            </w:pPr>
            <w:r w:rsidRPr="00E77216">
              <w:t xml:space="preserve">As specified in the </w:t>
            </w:r>
            <w:r w:rsidR="00EB0B5D">
              <w:t>NS-</w:t>
            </w:r>
            <w:r w:rsidRPr="00E77216">
              <w:t>IBTS manual.</w:t>
            </w:r>
          </w:p>
        </w:tc>
      </w:tr>
      <w:tr w:rsidR="0038752F" w:rsidRPr="00E77216" w14:paraId="1AA1CAC4" w14:textId="77777777" w:rsidTr="4ABD469C">
        <w:trPr>
          <w:cantSplit/>
        </w:trPr>
        <w:tc>
          <w:tcPr>
            <w:tcW w:w="908" w:type="pct"/>
            <w:shd w:val="clear" w:color="auto" w:fill="auto"/>
          </w:tcPr>
          <w:p w14:paraId="23D602B9" w14:textId="77777777" w:rsidR="0038752F" w:rsidRPr="00E77216" w:rsidRDefault="0038752F" w:rsidP="000E13EF">
            <w:pPr>
              <w:pStyle w:val="table"/>
            </w:pPr>
            <w:r w:rsidRPr="00E77216">
              <w:t>Norway</w:t>
            </w:r>
          </w:p>
        </w:tc>
        <w:tc>
          <w:tcPr>
            <w:tcW w:w="4092" w:type="pct"/>
            <w:shd w:val="clear" w:color="auto" w:fill="auto"/>
          </w:tcPr>
          <w:p w14:paraId="64332F13" w14:textId="7B06BB82" w:rsidR="0038752F" w:rsidRPr="00E77216" w:rsidRDefault="0038752F" w:rsidP="000D155B">
            <w:pPr>
              <w:pStyle w:val="table"/>
            </w:pPr>
            <w:r w:rsidRPr="00E77216">
              <w:t xml:space="preserve">As specified in </w:t>
            </w:r>
            <w:r w:rsidR="00222E3F">
              <w:t>NS-</w:t>
            </w:r>
            <w:r w:rsidR="000D155B" w:rsidRPr="00E77216">
              <w:t xml:space="preserve">IBTS </w:t>
            </w:r>
            <w:r w:rsidRPr="00E77216">
              <w:t>manual</w:t>
            </w:r>
            <w:r w:rsidR="000D155B" w:rsidRPr="00E77216">
              <w:t xml:space="preserve"> as of 2014. If a new net is needed, the gear store arranges for its purchase from the Norwegian net maker, ensuring conformity </w:t>
            </w:r>
            <w:r w:rsidR="00377E68">
              <w:t>to</w:t>
            </w:r>
            <w:r w:rsidR="00377E68" w:rsidRPr="00E77216">
              <w:t xml:space="preserve"> </w:t>
            </w:r>
            <w:r w:rsidR="000D155B" w:rsidRPr="00E77216">
              <w:t>the standard net plan.</w:t>
            </w:r>
          </w:p>
        </w:tc>
      </w:tr>
      <w:tr w:rsidR="0038752F" w:rsidRPr="00E77216" w14:paraId="7E6585E5" w14:textId="77777777" w:rsidTr="4ABD469C">
        <w:trPr>
          <w:cantSplit/>
        </w:trPr>
        <w:tc>
          <w:tcPr>
            <w:tcW w:w="908" w:type="pct"/>
            <w:shd w:val="clear" w:color="auto" w:fill="auto"/>
          </w:tcPr>
          <w:p w14:paraId="4BEC7308" w14:textId="77777777" w:rsidR="0038752F" w:rsidRPr="00E77216" w:rsidRDefault="0038752F" w:rsidP="000E13EF">
            <w:pPr>
              <w:pStyle w:val="table"/>
            </w:pPr>
            <w:r w:rsidRPr="00E77216">
              <w:t>Scotland</w:t>
            </w:r>
          </w:p>
        </w:tc>
        <w:tc>
          <w:tcPr>
            <w:tcW w:w="4092" w:type="pct"/>
            <w:shd w:val="clear" w:color="auto" w:fill="auto"/>
          </w:tcPr>
          <w:p w14:paraId="4905CBBA" w14:textId="77777777" w:rsidR="0038752F" w:rsidRPr="00E77216" w:rsidRDefault="0038752F" w:rsidP="0022491E">
            <w:pPr>
              <w:pStyle w:val="table"/>
            </w:pPr>
            <w:r w:rsidRPr="00E77216">
              <w:t>All netting used to repair or renew GOV trawls is purchased by the Marine Laboratory net store from an outside supplier. It is specified from the manufacturer as full mesh size and subsequently measured (meshes per 1m) on delivery by the net store manager to ensure conformity with the standard net plan. After each cruise</w:t>
            </w:r>
            <w:r w:rsidR="0022491E" w:rsidRPr="00E77216">
              <w:t>,</w:t>
            </w:r>
            <w:r w:rsidRPr="00E77216">
              <w:t xml:space="preserve"> the netting panels of every used trawl are inspected and if found to be stretched or distorted</w:t>
            </w:r>
            <w:r w:rsidR="0022491E" w:rsidRPr="00E77216">
              <w:t>,</w:t>
            </w:r>
            <w:r w:rsidRPr="00E77216">
              <w:t xml:space="preserve"> replaced. No ± mesh tolerances are used as every panel must conform to the number of meshes and length described in the standard net diagrams.</w:t>
            </w:r>
          </w:p>
        </w:tc>
      </w:tr>
      <w:tr w:rsidR="0038752F" w:rsidRPr="00E77216" w14:paraId="1073C1E5" w14:textId="77777777" w:rsidTr="4ABD469C">
        <w:trPr>
          <w:cantSplit/>
        </w:trPr>
        <w:tc>
          <w:tcPr>
            <w:tcW w:w="908" w:type="pct"/>
            <w:shd w:val="clear" w:color="auto" w:fill="auto"/>
          </w:tcPr>
          <w:p w14:paraId="17CE8E8A" w14:textId="77777777" w:rsidR="0038752F" w:rsidRPr="00E77216" w:rsidRDefault="0038752F" w:rsidP="000E13EF">
            <w:pPr>
              <w:pStyle w:val="table"/>
            </w:pPr>
            <w:r w:rsidRPr="00E77216">
              <w:t>Sweden</w:t>
            </w:r>
          </w:p>
        </w:tc>
        <w:tc>
          <w:tcPr>
            <w:tcW w:w="4092" w:type="pct"/>
            <w:shd w:val="clear" w:color="auto" w:fill="auto"/>
          </w:tcPr>
          <w:p w14:paraId="7052701F" w14:textId="43F9C26E" w:rsidR="0038752F" w:rsidRPr="00E77216" w:rsidRDefault="4ABD469C" w:rsidP="000D155B">
            <w:pPr>
              <w:pStyle w:val="table"/>
            </w:pPr>
            <w:r w:rsidRPr="00E77216">
              <w:t>Wh</w:t>
            </w:r>
            <w:r w:rsidR="0038752F" w:rsidRPr="00E77216">
              <w:t>e</w:t>
            </w:r>
            <w:r w:rsidRPr="00E77216">
              <w:t>n</w:t>
            </w:r>
            <w:r w:rsidR="0038752F" w:rsidRPr="00E77216">
              <w:t xml:space="preserve"> check</w:t>
            </w:r>
            <w:r w:rsidRPr="00E77216">
              <w:t>ing</w:t>
            </w:r>
            <w:r w:rsidR="0038752F" w:rsidRPr="00E77216">
              <w:t xml:space="preserve"> the trawl</w:t>
            </w:r>
            <w:r w:rsidRPr="00E77216">
              <w:t>,</w:t>
            </w:r>
            <w:r w:rsidR="0038752F" w:rsidRPr="00E77216">
              <w:t xml:space="preserve"> </w:t>
            </w:r>
            <w:r w:rsidRPr="00E77216">
              <w:t>the net store (with cruise leader present) follow the gear</w:t>
            </w:r>
            <w:r w:rsidR="0038752F" w:rsidRPr="00E77216">
              <w:t xml:space="preserve"> </w:t>
            </w:r>
            <w:r w:rsidRPr="00E77216">
              <w:t xml:space="preserve">checking </w:t>
            </w:r>
            <w:r w:rsidR="0038752F" w:rsidRPr="00E77216">
              <w:t>s</w:t>
            </w:r>
            <w:r w:rsidRPr="00E77216">
              <w:t>heets supplied in Annex 3 in</w:t>
            </w:r>
            <w:r w:rsidR="0038752F" w:rsidRPr="00E77216">
              <w:t xml:space="preserve"> the IBTS manual</w:t>
            </w:r>
            <w:r w:rsidRPr="00E77216">
              <w:t>.</w:t>
            </w:r>
          </w:p>
          <w:p w14:paraId="6A3F10C8" w14:textId="7052701F" w:rsidR="4ABD469C" w:rsidRDefault="4ABD469C" w:rsidP="007762CB">
            <w:pPr>
              <w:pStyle w:val="table"/>
              <w:rPr>
                <w:rFonts w:cs="Arial"/>
                <w:bCs/>
                <w:smallCaps/>
                <w:spacing w:val="10"/>
                <w:kern w:val="28"/>
                <w:sz w:val="40"/>
                <w:szCs w:val="40"/>
              </w:rPr>
            </w:pPr>
            <w:r>
              <w:t>If no panels have been altered the number of meshes aren't counted.</w:t>
            </w:r>
          </w:p>
        </w:tc>
      </w:tr>
    </w:tbl>
    <w:p w14:paraId="43E21D9F" w14:textId="77777777" w:rsidR="0038752F" w:rsidRPr="00E77216" w:rsidRDefault="0038752F" w:rsidP="0038752F"/>
    <w:p w14:paraId="549735C7" w14:textId="77777777" w:rsidR="0038752F" w:rsidRPr="00E77216" w:rsidRDefault="0038752F" w:rsidP="000E13EF">
      <w:pPr>
        <w:pageBreakBefore/>
      </w:pPr>
    </w:p>
    <w:tbl>
      <w:tblPr>
        <w:tblW w:w="5000" w:type="pct"/>
        <w:tblInd w:w="288" w:type="dxa"/>
        <w:tblBorders>
          <w:top w:val="single" w:sz="4" w:space="0" w:color="auto"/>
          <w:bottom w:val="single" w:sz="4" w:space="0" w:color="auto"/>
          <w:insideH w:val="single" w:sz="4" w:space="0" w:color="808080"/>
        </w:tblBorders>
        <w:tblLook w:val="04A0" w:firstRow="1" w:lastRow="0" w:firstColumn="1" w:lastColumn="0" w:noHBand="0" w:noVBand="1"/>
      </w:tblPr>
      <w:tblGrid>
        <w:gridCol w:w="1417"/>
        <w:gridCol w:w="6386"/>
      </w:tblGrid>
      <w:tr w:rsidR="0038752F" w:rsidRPr="00E77216" w14:paraId="34702A61" w14:textId="77777777" w:rsidTr="4ABD469C">
        <w:trPr>
          <w:cantSplit/>
        </w:trPr>
        <w:tc>
          <w:tcPr>
            <w:tcW w:w="908" w:type="pct"/>
            <w:tcBorders>
              <w:top w:val="single" w:sz="4" w:space="0" w:color="auto"/>
              <w:bottom w:val="single" w:sz="4" w:space="0" w:color="auto"/>
            </w:tcBorders>
            <w:shd w:val="clear" w:color="auto" w:fill="auto"/>
            <w:vAlign w:val="bottom"/>
          </w:tcPr>
          <w:p w14:paraId="47F6E50A" w14:textId="77777777" w:rsidR="0038752F" w:rsidRPr="00E77216" w:rsidRDefault="0038752F" w:rsidP="000E13EF">
            <w:pPr>
              <w:pStyle w:val="TableTop"/>
            </w:pPr>
            <w:commentRangeStart w:id="39"/>
          </w:p>
        </w:tc>
        <w:tc>
          <w:tcPr>
            <w:tcW w:w="4092" w:type="pct"/>
            <w:tcBorders>
              <w:top w:val="single" w:sz="4" w:space="0" w:color="auto"/>
              <w:bottom w:val="single" w:sz="4" w:space="0" w:color="auto"/>
            </w:tcBorders>
            <w:shd w:val="clear" w:color="auto" w:fill="auto"/>
            <w:vAlign w:val="bottom"/>
          </w:tcPr>
          <w:p w14:paraId="65BD90FD" w14:textId="77777777" w:rsidR="0038752F" w:rsidRPr="00E77216" w:rsidRDefault="0038752F" w:rsidP="000E13EF">
            <w:pPr>
              <w:pStyle w:val="TableTop"/>
              <w:rPr>
                <w:sz w:val="17"/>
                <w:szCs w:val="17"/>
              </w:rPr>
            </w:pPr>
            <w:r w:rsidRPr="00E77216">
              <w:rPr>
                <w:sz w:val="17"/>
                <w:szCs w:val="17"/>
              </w:rPr>
              <w:t>Salvages and panel frames</w:t>
            </w:r>
            <w:commentRangeEnd w:id="39"/>
            <w:r w:rsidR="002973F8">
              <w:rPr>
                <w:rStyle w:val="CommentReference"/>
                <w:rFonts w:ascii="Palatino Linotype" w:hAnsi="Palatino Linotype"/>
                <w:b w:val="0"/>
                <w:bCs w:val="0"/>
                <w:noProof w:val="0"/>
                <w:spacing w:val="0"/>
                <w:kern w:val="0"/>
                <w:lang w:val="en-US"/>
              </w:rPr>
              <w:commentReference w:id="39"/>
            </w:r>
          </w:p>
        </w:tc>
      </w:tr>
      <w:tr w:rsidR="0038752F" w:rsidRPr="00E77216" w14:paraId="17123B97" w14:textId="77777777" w:rsidTr="4ABD469C">
        <w:trPr>
          <w:cantSplit/>
        </w:trPr>
        <w:tc>
          <w:tcPr>
            <w:tcW w:w="908" w:type="pct"/>
            <w:tcBorders>
              <w:top w:val="single" w:sz="4" w:space="0" w:color="auto"/>
            </w:tcBorders>
            <w:shd w:val="clear" w:color="auto" w:fill="auto"/>
          </w:tcPr>
          <w:p w14:paraId="4E16975D" w14:textId="77777777" w:rsidR="0038752F" w:rsidRPr="00E77216" w:rsidRDefault="0038752F" w:rsidP="000E13EF">
            <w:pPr>
              <w:pStyle w:val="table"/>
              <w:keepNext/>
              <w:widowControl w:val="0"/>
              <w:spacing w:before="120"/>
            </w:pPr>
            <w:r w:rsidRPr="00E77216">
              <w:t>Denmark</w:t>
            </w:r>
          </w:p>
        </w:tc>
        <w:tc>
          <w:tcPr>
            <w:tcW w:w="4092" w:type="pct"/>
            <w:tcBorders>
              <w:top w:val="single" w:sz="4" w:space="0" w:color="auto"/>
            </w:tcBorders>
            <w:shd w:val="clear" w:color="auto" w:fill="auto"/>
          </w:tcPr>
          <w:p w14:paraId="53B9B99A" w14:textId="77777777" w:rsidR="0038752F" w:rsidRPr="00E77216" w:rsidRDefault="0038752F" w:rsidP="000E13EF">
            <w:pPr>
              <w:pStyle w:val="table"/>
              <w:keepNext/>
              <w:widowControl w:val="0"/>
              <w:spacing w:before="120"/>
            </w:pPr>
            <w:r w:rsidRPr="00E77216">
              <w:t xml:space="preserve">As specified in the </w:t>
            </w:r>
            <w:r w:rsidR="00EB0B5D">
              <w:t>NS-</w:t>
            </w:r>
            <w:r w:rsidRPr="00E77216">
              <w:t xml:space="preserve">IBTS </w:t>
            </w:r>
            <w:commentRangeStart w:id="40"/>
            <w:r w:rsidRPr="00E77216">
              <w:t>manual</w:t>
            </w:r>
            <w:commentRangeEnd w:id="40"/>
            <w:r w:rsidR="00C17FA7">
              <w:rPr>
                <w:rStyle w:val="CommentReference"/>
                <w:noProof w:val="0"/>
                <w:lang w:val="en-US"/>
              </w:rPr>
              <w:commentReference w:id="40"/>
            </w:r>
          </w:p>
        </w:tc>
      </w:tr>
      <w:tr w:rsidR="0038752F" w:rsidRPr="00E77216" w14:paraId="500BA4A4" w14:textId="77777777" w:rsidTr="4ABD469C">
        <w:trPr>
          <w:cantSplit/>
        </w:trPr>
        <w:tc>
          <w:tcPr>
            <w:tcW w:w="908" w:type="pct"/>
            <w:shd w:val="clear" w:color="auto" w:fill="auto"/>
          </w:tcPr>
          <w:p w14:paraId="3184BFE3" w14:textId="77777777" w:rsidR="0038752F" w:rsidRPr="00E77216" w:rsidRDefault="0038752F" w:rsidP="000E13EF">
            <w:pPr>
              <w:pStyle w:val="table"/>
            </w:pPr>
            <w:r w:rsidRPr="00E77216">
              <w:t>England</w:t>
            </w:r>
          </w:p>
        </w:tc>
        <w:tc>
          <w:tcPr>
            <w:tcW w:w="4092" w:type="pct"/>
            <w:shd w:val="clear" w:color="auto" w:fill="auto"/>
          </w:tcPr>
          <w:p w14:paraId="4CC22B80" w14:textId="77777777" w:rsidR="0038752F" w:rsidRPr="00E77216" w:rsidRDefault="0038752F" w:rsidP="0022491E">
            <w:pPr>
              <w:pStyle w:val="table"/>
            </w:pPr>
            <w:r w:rsidRPr="00E77216">
              <w:t>Salvages and panel frames are attached along parts of the net. Each is stretched and measured with a tape measure from eye to eye. The unit is the centimetre and tolerance between nominal value and effective value is ±5cm. On the same part of the trawl, the port side and the starboard must be equal and difference does not exceed ± 5 cm.</w:t>
            </w:r>
          </w:p>
        </w:tc>
      </w:tr>
      <w:tr w:rsidR="0038752F" w:rsidRPr="00E77216" w14:paraId="0B1D3101" w14:textId="77777777" w:rsidTr="4ABD469C">
        <w:trPr>
          <w:cantSplit/>
        </w:trPr>
        <w:tc>
          <w:tcPr>
            <w:tcW w:w="908" w:type="pct"/>
            <w:shd w:val="clear" w:color="auto" w:fill="auto"/>
          </w:tcPr>
          <w:p w14:paraId="69B80AEE" w14:textId="77777777" w:rsidR="0038752F" w:rsidRPr="00E77216" w:rsidRDefault="0038752F" w:rsidP="000E13EF">
            <w:pPr>
              <w:pStyle w:val="table"/>
            </w:pPr>
            <w:r w:rsidRPr="00E77216">
              <w:t>France</w:t>
            </w:r>
          </w:p>
        </w:tc>
        <w:tc>
          <w:tcPr>
            <w:tcW w:w="4092" w:type="pct"/>
            <w:shd w:val="clear" w:color="auto" w:fill="auto"/>
          </w:tcPr>
          <w:p w14:paraId="5488471E" w14:textId="77777777" w:rsidR="0038752F" w:rsidRPr="00E77216" w:rsidRDefault="0038752F" w:rsidP="000E13EF">
            <w:pPr>
              <w:pStyle w:val="table"/>
            </w:pPr>
            <w:commentRangeStart w:id="41"/>
            <w:r w:rsidRPr="00E77216">
              <w:t xml:space="preserve">Lines are attached along parts of the net. Each of them is stretched and measured with a decameter from eye to eye. The unit is the </w:t>
            </w:r>
            <w:r w:rsidR="00816E06" w:rsidRPr="00E77216">
              <w:t>centimetre</w:t>
            </w:r>
            <w:r w:rsidRPr="00E77216">
              <w:t xml:space="preserve"> and tolerance between nominal value and effective value is ±5cm. The diameter is controlled with a calliper rule and tolerance between nominal value and effective value is ±5mm. On the same part of the trawl, the port side and the startboard must be equal and difference does not exceed ± 5 cm.</w:t>
            </w:r>
            <w:commentRangeEnd w:id="41"/>
            <w:r w:rsidR="00C555B1">
              <w:rPr>
                <w:rStyle w:val="CommentReference"/>
                <w:noProof w:val="0"/>
                <w:lang w:val="en-US"/>
              </w:rPr>
              <w:commentReference w:id="41"/>
            </w:r>
          </w:p>
        </w:tc>
      </w:tr>
      <w:tr w:rsidR="0038752F" w:rsidRPr="00E77216" w14:paraId="6A350A54" w14:textId="77777777" w:rsidTr="00D7320B">
        <w:trPr>
          <w:cantSplit/>
          <w:trHeight w:val="358"/>
        </w:trPr>
        <w:tc>
          <w:tcPr>
            <w:tcW w:w="908" w:type="pct"/>
            <w:shd w:val="clear" w:color="auto" w:fill="auto"/>
          </w:tcPr>
          <w:p w14:paraId="79EDA470" w14:textId="77777777" w:rsidR="0038752F" w:rsidRPr="00E77216" w:rsidRDefault="0038752F" w:rsidP="000E13EF">
            <w:pPr>
              <w:pStyle w:val="table"/>
            </w:pPr>
            <w:r w:rsidRPr="00E77216">
              <w:t>Germany</w:t>
            </w:r>
          </w:p>
        </w:tc>
        <w:tc>
          <w:tcPr>
            <w:tcW w:w="4092" w:type="pct"/>
            <w:shd w:val="clear" w:color="auto" w:fill="auto"/>
          </w:tcPr>
          <w:p w14:paraId="2CCA5BEB" w14:textId="77777777" w:rsidR="0038752F" w:rsidRPr="00E77216" w:rsidRDefault="0038752F" w:rsidP="000E13EF">
            <w:pPr>
              <w:pStyle w:val="table"/>
            </w:pPr>
            <w:r w:rsidRPr="00E77216">
              <w:t>See above</w:t>
            </w:r>
          </w:p>
        </w:tc>
      </w:tr>
      <w:tr w:rsidR="0038752F" w:rsidRPr="00E77216" w14:paraId="3BD79173" w14:textId="77777777" w:rsidTr="4ABD469C">
        <w:trPr>
          <w:cantSplit/>
        </w:trPr>
        <w:tc>
          <w:tcPr>
            <w:tcW w:w="908" w:type="pct"/>
            <w:shd w:val="clear" w:color="auto" w:fill="auto"/>
          </w:tcPr>
          <w:p w14:paraId="0FDA2F0E" w14:textId="77777777" w:rsidR="0038752F" w:rsidRPr="00E77216" w:rsidRDefault="0038752F" w:rsidP="000E13EF">
            <w:pPr>
              <w:pStyle w:val="table"/>
            </w:pPr>
            <w:r w:rsidRPr="00E77216">
              <w:t>The Netherlands</w:t>
            </w:r>
          </w:p>
        </w:tc>
        <w:tc>
          <w:tcPr>
            <w:tcW w:w="4092" w:type="pct"/>
            <w:shd w:val="clear" w:color="auto" w:fill="auto"/>
          </w:tcPr>
          <w:p w14:paraId="404BED33" w14:textId="77777777" w:rsidR="0038752F" w:rsidRPr="00E77216" w:rsidRDefault="0038752F" w:rsidP="000E13EF">
            <w:pPr>
              <w:pStyle w:val="table"/>
            </w:pPr>
            <w:r w:rsidRPr="00E77216">
              <w:t xml:space="preserve">As specified in the </w:t>
            </w:r>
            <w:r w:rsidR="00EB0B5D">
              <w:t>NS-</w:t>
            </w:r>
            <w:r w:rsidRPr="00E77216">
              <w:t>IBTS manual</w:t>
            </w:r>
          </w:p>
        </w:tc>
      </w:tr>
      <w:tr w:rsidR="0038752F" w:rsidRPr="00E77216" w14:paraId="1591E06C" w14:textId="77777777" w:rsidTr="4ABD469C">
        <w:trPr>
          <w:cantSplit/>
        </w:trPr>
        <w:tc>
          <w:tcPr>
            <w:tcW w:w="908" w:type="pct"/>
            <w:shd w:val="clear" w:color="auto" w:fill="auto"/>
          </w:tcPr>
          <w:p w14:paraId="57F3AD09" w14:textId="77777777" w:rsidR="0038752F" w:rsidRPr="00E77216" w:rsidRDefault="0038752F" w:rsidP="000E13EF">
            <w:pPr>
              <w:pStyle w:val="table"/>
            </w:pPr>
            <w:r w:rsidRPr="00E77216">
              <w:t>Norway</w:t>
            </w:r>
          </w:p>
        </w:tc>
        <w:tc>
          <w:tcPr>
            <w:tcW w:w="4092" w:type="pct"/>
            <w:shd w:val="clear" w:color="auto" w:fill="auto"/>
          </w:tcPr>
          <w:p w14:paraId="3A421E51" w14:textId="77777777" w:rsidR="0038752F" w:rsidRPr="00E77216" w:rsidRDefault="0038752F" w:rsidP="000E13EF">
            <w:pPr>
              <w:pStyle w:val="table"/>
            </w:pPr>
            <w:r w:rsidRPr="00E77216">
              <w:t xml:space="preserve">As specified in </w:t>
            </w:r>
            <w:r w:rsidR="00EB0B5D">
              <w:t>the NS-</w:t>
            </w:r>
            <w:r w:rsidR="000D155B" w:rsidRPr="00E77216">
              <w:t xml:space="preserve">IBTS </w:t>
            </w:r>
            <w:r w:rsidRPr="00E77216">
              <w:t>manual</w:t>
            </w:r>
          </w:p>
        </w:tc>
      </w:tr>
      <w:tr w:rsidR="0038752F" w:rsidRPr="00E77216" w14:paraId="3F4BE439" w14:textId="77777777" w:rsidTr="4ABD469C">
        <w:trPr>
          <w:cantSplit/>
        </w:trPr>
        <w:tc>
          <w:tcPr>
            <w:tcW w:w="908" w:type="pct"/>
            <w:shd w:val="clear" w:color="auto" w:fill="auto"/>
          </w:tcPr>
          <w:p w14:paraId="185B3E4B" w14:textId="77777777" w:rsidR="0038752F" w:rsidRPr="00E77216" w:rsidRDefault="0038752F" w:rsidP="000E13EF">
            <w:pPr>
              <w:pStyle w:val="table"/>
            </w:pPr>
            <w:r w:rsidRPr="00E77216">
              <w:t>Scotland</w:t>
            </w:r>
          </w:p>
        </w:tc>
        <w:tc>
          <w:tcPr>
            <w:tcW w:w="4092" w:type="pct"/>
            <w:shd w:val="clear" w:color="auto" w:fill="auto"/>
          </w:tcPr>
          <w:p w14:paraId="7F71796A" w14:textId="77777777" w:rsidR="0038752F" w:rsidRPr="00E77216" w:rsidRDefault="0038752F" w:rsidP="00B1423D">
            <w:pPr>
              <w:pStyle w:val="table"/>
            </w:pPr>
            <w:r w:rsidRPr="00E77216">
              <w:t>Selvedge and panel framelines are attached along parts of the trawl. All are measured to the exact value specified in the standard plan. After a survey</w:t>
            </w:r>
            <w:r w:rsidR="00B1423D" w:rsidRPr="00E77216">
              <w:t>,</w:t>
            </w:r>
            <w:r w:rsidRPr="00E77216">
              <w:t xml:space="preserve"> each used trawl is returned to the laboratory net store</w:t>
            </w:r>
            <w:r w:rsidR="00B1423D" w:rsidRPr="00E77216">
              <w:t>,</w:t>
            </w:r>
            <w:r w:rsidRPr="00E77216">
              <w:t xml:space="preserve"> where all lengths and diameters are checked and</w:t>
            </w:r>
            <w:r w:rsidR="00B1423D" w:rsidRPr="00E77216">
              <w:t>,</w:t>
            </w:r>
            <w:r w:rsidRPr="00E77216">
              <w:t xml:space="preserve"> if </w:t>
            </w:r>
            <w:r w:rsidR="00816E06" w:rsidRPr="00E77216">
              <w:t>different from</w:t>
            </w:r>
            <w:r w:rsidRPr="00E77216">
              <w:t xml:space="preserve"> the standard plan</w:t>
            </w:r>
            <w:r w:rsidR="00B1423D" w:rsidRPr="00E77216">
              <w:t>,</w:t>
            </w:r>
            <w:r w:rsidRPr="00E77216">
              <w:t xml:space="preserve"> replaced. Particular attention is made to checks along the nylon (PA) selvedge rope sections as these shrink and are replaced regularly. When selvedge ropes are replaced on one side of the gear</w:t>
            </w:r>
            <w:r w:rsidR="00B1423D" w:rsidRPr="00E77216">
              <w:t>,</w:t>
            </w:r>
            <w:r w:rsidRPr="00E77216">
              <w:t xml:space="preserve"> the opposite side is automatically replaced.</w:t>
            </w:r>
          </w:p>
        </w:tc>
      </w:tr>
      <w:tr w:rsidR="0038752F" w:rsidRPr="00E77216" w14:paraId="2985C7CD" w14:textId="77777777" w:rsidTr="4ABD469C">
        <w:trPr>
          <w:cantSplit/>
        </w:trPr>
        <w:tc>
          <w:tcPr>
            <w:tcW w:w="908" w:type="pct"/>
            <w:shd w:val="clear" w:color="auto" w:fill="auto"/>
          </w:tcPr>
          <w:p w14:paraId="5D7F3D57" w14:textId="77777777" w:rsidR="0038752F" w:rsidRPr="00E77216" w:rsidRDefault="0038752F" w:rsidP="000E13EF">
            <w:pPr>
              <w:pStyle w:val="table"/>
            </w:pPr>
            <w:r w:rsidRPr="00E77216">
              <w:t>Sweden</w:t>
            </w:r>
          </w:p>
        </w:tc>
        <w:tc>
          <w:tcPr>
            <w:tcW w:w="4092" w:type="pct"/>
            <w:shd w:val="clear" w:color="auto" w:fill="auto"/>
          </w:tcPr>
          <w:p w14:paraId="75611C40" w14:textId="3D7F2438" w:rsidR="4ABD469C" w:rsidRDefault="4ABD469C" w:rsidP="007762CB">
            <w:pPr>
              <w:pStyle w:val="table"/>
              <w:rPr>
                <w:rFonts w:cs="Arial"/>
                <w:bCs/>
                <w:smallCaps/>
                <w:spacing w:val="10"/>
                <w:kern w:val="28"/>
                <w:sz w:val="40"/>
                <w:szCs w:val="40"/>
              </w:rPr>
            </w:pPr>
            <w:r>
              <w:t>When checking the trawl, the net store (with cruise leader present) follow the gear checking sheets supplied in Annex 3 in the IBTS manual.</w:t>
            </w:r>
          </w:p>
        </w:tc>
      </w:tr>
    </w:tbl>
    <w:p w14:paraId="0C4EC364" w14:textId="77777777" w:rsidR="0038752F" w:rsidRPr="00E77216" w:rsidRDefault="0038752F" w:rsidP="0038752F"/>
    <w:tbl>
      <w:tblPr>
        <w:tblW w:w="5000" w:type="pct"/>
        <w:tblInd w:w="288" w:type="dxa"/>
        <w:tblBorders>
          <w:top w:val="single" w:sz="4" w:space="0" w:color="auto"/>
          <w:bottom w:val="single" w:sz="4" w:space="0" w:color="auto"/>
          <w:insideH w:val="single" w:sz="4" w:space="0" w:color="808080"/>
        </w:tblBorders>
        <w:tblLook w:val="04A0" w:firstRow="1" w:lastRow="0" w:firstColumn="1" w:lastColumn="0" w:noHBand="0" w:noVBand="1"/>
      </w:tblPr>
      <w:tblGrid>
        <w:gridCol w:w="1417"/>
        <w:gridCol w:w="6386"/>
      </w:tblGrid>
      <w:tr w:rsidR="0038752F" w:rsidRPr="00E77216" w14:paraId="6469A801" w14:textId="77777777" w:rsidTr="4ABD469C">
        <w:trPr>
          <w:cantSplit/>
        </w:trPr>
        <w:tc>
          <w:tcPr>
            <w:tcW w:w="908" w:type="pct"/>
            <w:tcBorders>
              <w:top w:val="single" w:sz="4" w:space="0" w:color="auto"/>
              <w:bottom w:val="single" w:sz="4" w:space="0" w:color="auto"/>
            </w:tcBorders>
            <w:shd w:val="clear" w:color="auto" w:fill="auto"/>
            <w:vAlign w:val="bottom"/>
          </w:tcPr>
          <w:p w14:paraId="44AA847B" w14:textId="77777777" w:rsidR="0038752F" w:rsidRPr="00E77216" w:rsidRDefault="0038752F" w:rsidP="000E13EF">
            <w:pPr>
              <w:pStyle w:val="TableTop"/>
            </w:pPr>
            <w:commentRangeStart w:id="42"/>
          </w:p>
        </w:tc>
        <w:tc>
          <w:tcPr>
            <w:tcW w:w="4092" w:type="pct"/>
            <w:tcBorders>
              <w:top w:val="single" w:sz="4" w:space="0" w:color="auto"/>
              <w:bottom w:val="single" w:sz="4" w:space="0" w:color="auto"/>
            </w:tcBorders>
            <w:shd w:val="clear" w:color="auto" w:fill="auto"/>
            <w:vAlign w:val="bottom"/>
          </w:tcPr>
          <w:p w14:paraId="5CA94284" w14:textId="77777777" w:rsidR="0038752F" w:rsidRPr="00E77216" w:rsidRDefault="0038752F" w:rsidP="000E13EF">
            <w:pPr>
              <w:pStyle w:val="TableTop"/>
              <w:rPr>
                <w:sz w:val="17"/>
                <w:szCs w:val="17"/>
              </w:rPr>
            </w:pPr>
            <w:r w:rsidRPr="00E77216">
              <w:rPr>
                <w:sz w:val="17"/>
                <w:szCs w:val="17"/>
              </w:rPr>
              <w:t>The groundrope</w:t>
            </w:r>
            <w:commentRangeEnd w:id="42"/>
            <w:r w:rsidR="002973F8">
              <w:rPr>
                <w:rStyle w:val="CommentReference"/>
                <w:rFonts w:ascii="Palatino Linotype" w:hAnsi="Palatino Linotype"/>
                <w:b w:val="0"/>
                <w:bCs w:val="0"/>
                <w:noProof w:val="0"/>
                <w:spacing w:val="0"/>
                <w:kern w:val="0"/>
                <w:lang w:val="en-US"/>
              </w:rPr>
              <w:commentReference w:id="42"/>
            </w:r>
          </w:p>
        </w:tc>
      </w:tr>
      <w:tr w:rsidR="0038752F" w:rsidRPr="00E77216" w14:paraId="53DBEF9D" w14:textId="77777777" w:rsidTr="4ABD469C">
        <w:trPr>
          <w:cantSplit/>
        </w:trPr>
        <w:tc>
          <w:tcPr>
            <w:tcW w:w="908" w:type="pct"/>
            <w:tcBorders>
              <w:top w:val="single" w:sz="4" w:space="0" w:color="auto"/>
            </w:tcBorders>
            <w:shd w:val="clear" w:color="auto" w:fill="auto"/>
          </w:tcPr>
          <w:p w14:paraId="445F1756" w14:textId="77777777" w:rsidR="0038752F" w:rsidRPr="00E77216" w:rsidRDefault="0038752F" w:rsidP="000E13EF">
            <w:pPr>
              <w:pStyle w:val="table"/>
              <w:keepNext/>
              <w:widowControl w:val="0"/>
              <w:spacing w:before="120"/>
            </w:pPr>
            <w:r w:rsidRPr="00E77216">
              <w:t>Denmark</w:t>
            </w:r>
          </w:p>
        </w:tc>
        <w:tc>
          <w:tcPr>
            <w:tcW w:w="4092" w:type="pct"/>
            <w:tcBorders>
              <w:top w:val="single" w:sz="4" w:space="0" w:color="auto"/>
            </w:tcBorders>
            <w:shd w:val="clear" w:color="auto" w:fill="auto"/>
          </w:tcPr>
          <w:p w14:paraId="0F0F2A71" w14:textId="77777777" w:rsidR="0038752F" w:rsidRPr="00E77216" w:rsidRDefault="0038752F" w:rsidP="000E13EF">
            <w:pPr>
              <w:pStyle w:val="table"/>
              <w:keepNext/>
              <w:widowControl w:val="0"/>
              <w:spacing w:before="120"/>
            </w:pPr>
            <w:r w:rsidRPr="00E77216">
              <w:t>Once measured</w:t>
            </w:r>
            <w:r w:rsidR="00B1423D" w:rsidRPr="00E77216">
              <w:t>,</w:t>
            </w:r>
            <w:r w:rsidRPr="00E77216">
              <w:t xml:space="preserve"> not re-measured unless damaged.</w:t>
            </w:r>
          </w:p>
        </w:tc>
      </w:tr>
      <w:tr w:rsidR="0038752F" w:rsidRPr="00E77216" w14:paraId="5B65883F" w14:textId="77777777" w:rsidTr="4ABD469C">
        <w:trPr>
          <w:cantSplit/>
        </w:trPr>
        <w:tc>
          <w:tcPr>
            <w:tcW w:w="908" w:type="pct"/>
            <w:shd w:val="clear" w:color="auto" w:fill="auto"/>
          </w:tcPr>
          <w:p w14:paraId="37844D93" w14:textId="77777777" w:rsidR="0038752F" w:rsidRPr="00E77216" w:rsidRDefault="0038752F" w:rsidP="000E13EF">
            <w:pPr>
              <w:pStyle w:val="table"/>
            </w:pPr>
            <w:r w:rsidRPr="00E77216">
              <w:t>England</w:t>
            </w:r>
          </w:p>
        </w:tc>
        <w:tc>
          <w:tcPr>
            <w:tcW w:w="4092" w:type="pct"/>
            <w:shd w:val="clear" w:color="auto" w:fill="auto"/>
          </w:tcPr>
          <w:p w14:paraId="69A0DDB0" w14:textId="77777777" w:rsidR="0038752F" w:rsidRPr="00E77216" w:rsidRDefault="0038752F" w:rsidP="000E13EF">
            <w:pPr>
              <w:pStyle w:val="table"/>
            </w:pPr>
            <w:r w:rsidRPr="00E77216">
              <w:t xml:space="preserve">The groundrope is stretched on the floor and its different parts measured with a tape measure. The unit is the centimetre and the tolerance does not exceed ± 5cm. </w:t>
            </w:r>
          </w:p>
        </w:tc>
      </w:tr>
      <w:tr w:rsidR="0038752F" w:rsidRPr="00E77216" w14:paraId="7C1C2049" w14:textId="77777777" w:rsidTr="4ABD469C">
        <w:trPr>
          <w:cantSplit/>
        </w:trPr>
        <w:tc>
          <w:tcPr>
            <w:tcW w:w="908" w:type="pct"/>
            <w:shd w:val="clear" w:color="auto" w:fill="auto"/>
          </w:tcPr>
          <w:p w14:paraId="6128B486" w14:textId="77777777" w:rsidR="0038752F" w:rsidRPr="00E77216" w:rsidRDefault="0038752F" w:rsidP="000E13EF">
            <w:pPr>
              <w:pStyle w:val="table"/>
            </w:pPr>
            <w:r w:rsidRPr="00E77216">
              <w:t>France</w:t>
            </w:r>
          </w:p>
        </w:tc>
        <w:tc>
          <w:tcPr>
            <w:tcW w:w="4092" w:type="pct"/>
            <w:shd w:val="clear" w:color="auto" w:fill="auto"/>
          </w:tcPr>
          <w:p w14:paraId="71A25823" w14:textId="77777777" w:rsidR="0038752F" w:rsidRPr="00E77216" w:rsidRDefault="0038752F" w:rsidP="000E13EF">
            <w:pPr>
              <w:pStyle w:val="table"/>
            </w:pPr>
            <w:commentRangeStart w:id="43"/>
            <w:r w:rsidRPr="00E77216">
              <w:t xml:space="preserve">The groundrope is stretched on the floor and its different parts measured with a decameter. The unit is the </w:t>
            </w:r>
            <w:r w:rsidR="00816E06" w:rsidRPr="00E77216">
              <w:t>centimetre</w:t>
            </w:r>
            <w:r w:rsidRPr="00E77216">
              <w:t xml:space="preserve"> and the tolerance does not exceed ± 5cm. The weight of the groundrope could be only estimated. Its load must be well distributed on the square and equal between the port side and the starboard wings.</w:t>
            </w:r>
            <w:commentRangeEnd w:id="43"/>
            <w:r w:rsidR="00C555B1">
              <w:rPr>
                <w:rStyle w:val="CommentReference"/>
                <w:noProof w:val="0"/>
                <w:lang w:val="en-US"/>
              </w:rPr>
              <w:commentReference w:id="43"/>
            </w:r>
          </w:p>
        </w:tc>
      </w:tr>
      <w:tr w:rsidR="0038752F" w:rsidRPr="00E77216" w14:paraId="1F9592B8" w14:textId="77777777" w:rsidTr="4ABD469C">
        <w:trPr>
          <w:cantSplit/>
        </w:trPr>
        <w:tc>
          <w:tcPr>
            <w:tcW w:w="908" w:type="pct"/>
            <w:shd w:val="clear" w:color="auto" w:fill="auto"/>
          </w:tcPr>
          <w:p w14:paraId="5E0F8E2C" w14:textId="77777777" w:rsidR="0038752F" w:rsidRPr="00E77216" w:rsidRDefault="0038752F" w:rsidP="000E13EF">
            <w:pPr>
              <w:pStyle w:val="table"/>
            </w:pPr>
            <w:r w:rsidRPr="00E77216">
              <w:t>Germany</w:t>
            </w:r>
          </w:p>
        </w:tc>
        <w:tc>
          <w:tcPr>
            <w:tcW w:w="4092" w:type="pct"/>
            <w:shd w:val="clear" w:color="auto" w:fill="auto"/>
          </w:tcPr>
          <w:p w14:paraId="15CE1F5B" w14:textId="77777777" w:rsidR="0038752F" w:rsidRPr="00E77216" w:rsidRDefault="0038752F" w:rsidP="000E13EF">
            <w:pPr>
              <w:pStyle w:val="table"/>
            </w:pPr>
            <w:r w:rsidRPr="00E77216">
              <w:t>See above</w:t>
            </w:r>
          </w:p>
        </w:tc>
      </w:tr>
      <w:tr w:rsidR="0038752F" w:rsidRPr="00E77216" w14:paraId="1FD6C0D4" w14:textId="77777777" w:rsidTr="4ABD469C">
        <w:trPr>
          <w:cantSplit/>
        </w:trPr>
        <w:tc>
          <w:tcPr>
            <w:tcW w:w="908" w:type="pct"/>
            <w:shd w:val="clear" w:color="auto" w:fill="auto"/>
          </w:tcPr>
          <w:p w14:paraId="482A5A36" w14:textId="77777777" w:rsidR="0038752F" w:rsidRPr="00E77216" w:rsidRDefault="0038752F" w:rsidP="000E13EF">
            <w:pPr>
              <w:pStyle w:val="table"/>
            </w:pPr>
            <w:r w:rsidRPr="00E77216">
              <w:t>The Netherlands</w:t>
            </w:r>
          </w:p>
        </w:tc>
        <w:tc>
          <w:tcPr>
            <w:tcW w:w="4092" w:type="pct"/>
            <w:shd w:val="clear" w:color="auto" w:fill="auto"/>
          </w:tcPr>
          <w:p w14:paraId="1BD39A64" w14:textId="77777777" w:rsidR="0038752F" w:rsidRPr="00E77216" w:rsidRDefault="0038752F" w:rsidP="000E13EF">
            <w:pPr>
              <w:pStyle w:val="table"/>
            </w:pPr>
            <w:r w:rsidRPr="00E77216">
              <w:t>Once measured not re-measured unless damaged.</w:t>
            </w:r>
          </w:p>
        </w:tc>
      </w:tr>
      <w:tr w:rsidR="0038752F" w:rsidRPr="00E77216" w14:paraId="7DFB0891" w14:textId="77777777" w:rsidTr="4ABD469C">
        <w:trPr>
          <w:cantSplit/>
        </w:trPr>
        <w:tc>
          <w:tcPr>
            <w:tcW w:w="908" w:type="pct"/>
            <w:shd w:val="clear" w:color="auto" w:fill="auto"/>
          </w:tcPr>
          <w:p w14:paraId="0CB037F8" w14:textId="77777777" w:rsidR="0038752F" w:rsidRPr="00E77216" w:rsidRDefault="0038752F" w:rsidP="000E13EF">
            <w:pPr>
              <w:pStyle w:val="table"/>
            </w:pPr>
            <w:r w:rsidRPr="00E77216">
              <w:t>Norway</w:t>
            </w:r>
          </w:p>
        </w:tc>
        <w:tc>
          <w:tcPr>
            <w:tcW w:w="4092" w:type="pct"/>
            <w:shd w:val="clear" w:color="auto" w:fill="auto"/>
          </w:tcPr>
          <w:p w14:paraId="5F5FEC59" w14:textId="77777777" w:rsidR="0038752F" w:rsidRPr="00E77216" w:rsidRDefault="0022491E" w:rsidP="000E13EF">
            <w:pPr>
              <w:pStyle w:val="table"/>
            </w:pPr>
            <w:r w:rsidRPr="00E77216">
              <w:t>Once measured not re-measured unless damaged.</w:t>
            </w:r>
          </w:p>
        </w:tc>
      </w:tr>
      <w:tr w:rsidR="0038752F" w:rsidRPr="00E77216" w14:paraId="6ED7D52D" w14:textId="77777777" w:rsidTr="4ABD469C">
        <w:trPr>
          <w:cantSplit/>
        </w:trPr>
        <w:tc>
          <w:tcPr>
            <w:tcW w:w="908" w:type="pct"/>
            <w:shd w:val="clear" w:color="auto" w:fill="auto"/>
          </w:tcPr>
          <w:p w14:paraId="228494A5" w14:textId="77777777" w:rsidR="0038752F" w:rsidRPr="00E77216" w:rsidRDefault="0038752F" w:rsidP="000E13EF">
            <w:pPr>
              <w:pStyle w:val="table"/>
            </w:pPr>
            <w:r w:rsidRPr="00E77216">
              <w:t>Scotland</w:t>
            </w:r>
          </w:p>
        </w:tc>
        <w:tc>
          <w:tcPr>
            <w:tcW w:w="4092" w:type="pct"/>
            <w:shd w:val="clear" w:color="auto" w:fill="auto"/>
          </w:tcPr>
          <w:p w14:paraId="53473C0E" w14:textId="77777777" w:rsidR="0038752F" w:rsidRPr="00E77216" w:rsidRDefault="0038752F" w:rsidP="000E13EF">
            <w:pPr>
              <w:pStyle w:val="table"/>
            </w:pPr>
            <w:r w:rsidRPr="00E77216">
              <w:t>Two sets of each groundrope (A and B) are available for each survey They are checked and measured twice per year, the unit is the centimetre and the tolerance does not exceed + 3cm.</w:t>
            </w:r>
          </w:p>
        </w:tc>
      </w:tr>
      <w:tr w:rsidR="0038752F" w:rsidRPr="00E77216" w14:paraId="5A700A52" w14:textId="77777777" w:rsidTr="4ABD469C">
        <w:trPr>
          <w:cantSplit/>
        </w:trPr>
        <w:tc>
          <w:tcPr>
            <w:tcW w:w="908" w:type="pct"/>
            <w:shd w:val="clear" w:color="auto" w:fill="auto"/>
          </w:tcPr>
          <w:p w14:paraId="691A155C" w14:textId="77777777" w:rsidR="0038752F" w:rsidRPr="00E77216" w:rsidRDefault="0038752F" w:rsidP="000E13EF">
            <w:pPr>
              <w:pStyle w:val="table"/>
            </w:pPr>
            <w:r w:rsidRPr="00E77216">
              <w:t>Sweden</w:t>
            </w:r>
          </w:p>
        </w:tc>
        <w:tc>
          <w:tcPr>
            <w:tcW w:w="4092" w:type="pct"/>
            <w:shd w:val="clear" w:color="auto" w:fill="auto"/>
          </w:tcPr>
          <w:p w14:paraId="28B2478F" w14:textId="546F4345" w:rsidR="4ABD469C" w:rsidRDefault="4ABD469C" w:rsidP="007762CB">
            <w:pPr>
              <w:pStyle w:val="table"/>
              <w:rPr>
                <w:rFonts w:cs="Arial"/>
                <w:bCs/>
                <w:smallCaps/>
                <w:spacing w:val="10"/>
                <w:kern w:val="28"/>
                <w:sz w:val="40"/>
                <w:szCs w:val="40"/>
              </w:rPr>
            </w:pPr>
            <w:r>
              <w:t>When checking the trawl, the net store (with cruise leader present) follow the gear checking sheets supplied in Annex 3 in the IBTS manual.</w:t>
            </w:r>
          </w:p>
        </w:tc>
      </w:tr>
    </w:tbl>
    <w:p w14:paraId="1748CFAC" w14:textId="77777777" w:rsidR="0038752F" w:rsidRPr="00E77216" w:rsidRDefault="0038752F" w:rsidP="0038752F"/>
    <w:p w14:paraId="5F53B1D4" w14:textId="77777777" w:rsidR="0038752F" w:rsidRPr="00E77216" w:rsidRDefault="0038752F" w:rsidP="0038752F"/>
    <w:tbl>
      <w:tblPr>
        <w:tblW w:w="5000" w:type="pct"/>
        <w:tblInd w:w="288" w:type="dxa"/>
        <w:tblBorders>
          <w:top w:val="single" w:sz="4" w:space="0" w:color="auto"/>
          <w:bottom w:val="single" w:sz="4" w:space="0" w:color="auto"/>
          <w:insideH w:val="single" w:sz="4" w:space="0" w:color="808080"/>
        </w:tblBorders>
        <w:tblLook w:val="04A0" w:firstRow="1" w:lastRow="0" w:firstColumn="1" w:lastColumn="0" w:noHBand="0" w:noVBand="1"/>
      </w:tblPr>
      <w:tblGrid>
        <w:gridCol w:w="1417"/>
        <w:gridCol w:w="6386"/>
      </w:tblGrid>
      <w:tr w:rsidR="0038752F" w:rsidRPr="00E77216" w14:paraId="7F122995" w14:textId="77777777" w:rsidTr="4ABD469C">
        <w:trPr>
          <w:cantSplit/>
        </w:trPr>
        <w:tc>
          <w:tcPr>
            <w:tcW w:w="908" w:type="pct"/>
            <w:tcBorders>
              <w:top w:val="single" w:sz="4" w:space="0" w:color="auto"/>
              <w:bottom w:val="single" w:sz="4" w:space="0" w:color="auto"/>
            </w:tcBorders>
            <w:shd w:val="clear" w:color="auto" w:fill="auto"/>
            <w:vAlign w:val="bottom"/>
          </w:tcPr>
          <w:p w14:paraId="28DA02A2" w14:textId="77777777" w:rsidR="0038752F" w:rsidRPr="00E77216" w:rsidRDefault="0038752F" w:rsidP="000E13EF">
            <w:pPr>
              <w:pStyle w:val="TableTop"/>
              <w:rPr>
                <w:sz w:val="17"/>
                <w:szCs w:val="17"/>
              </w:rPr>
            </w:pPr>
            <w:commentRangeStart w:id="44"/>
          </w:p>
        </w:tc>
        <w:tc>
          <w:tcPr>
            <w:tcW w:w="4092" w:type="pct"/>
            <w:tcBorders>
              <w:top w:val="single" w:sz="4" w:space="0" w:color="auto"/>
              <w:bottom w:val="single" w:sz="4" w:space="0" w:color="auto"/>
            </w:tcBorders>
            <w:shd w:val="clear" w:color="auto" w:fill="auto"/>
            <w:vAlign w:val="bottom"/>
          </w:tcPr>
          <w:p w14:paraId="4EA3DAEA" w14:textId="77777777" w:rsidR="0038752F" w:rsidRPr="00E77216" w:rsidRDefault="0038752F" w:rsidP="000E13EF">
            <w:pPr>
              <w:pStyle w:val="TableTop"/>
              <w:rPr>
                <w:sz w:val="17"/>
                <w:szCs w:val="17"/>
              </w:rPr>
            </w:pPr>
            <w:r w:rsidRPr="00E77216">
              <w:rPr>
                <w:sz w:val="17"/>
                <w:szCs w:val="17"/>
              </w:rPr>
              <w:t>The rigging</w:t>
            </w:r>
            <w:commentRangeEnd w:id="44"/>
            <w:r w:rsidR="002973F8">
              <w:rPr>
                <w:rStyle w:val="CommentReference"/>
                <w:rFonts w:ascii="Palatino Linotype" w:hAnsi="Palatino Linotype"/>
                <w:b w:val="0"/>
                <w:bCs w:val="0"/>
                <w:noProof w:val="0"/>
                <w:spacing w:val="0"/>
                <w:kern w:val="0"/>
                <w:lang w:val="en-US"/>
              </w:rPr>
              <w:commentReference w:id="44"/>
            </w:r>
          </w:p>
        </w:tc>
      </w:tr>
      <w:tr w:rsidR="0038752F" w:rsidRPr="00E77216" w14:paraId="1B999663" w14:textId="77777777" w:rsidTr="4ABD469C">
        <w:trPr>
          <w:cantSplit/>
        </w:trPr>
        <w:tc>
          <w:tcPr>
            <w:tcW w:w="908" w:type="pct"/>
            <w:tcBorders>
              <w:top w:val="single" w:sz="4" w:space="0" w:color="auto"/>
            </w:tcBorders>
            <w:shd w:val="clear" w:color="auto" w:fill="auto"/>
          </w:tcPr>
          <w:p w14:paraId="76D22C84" w14:textId="77777777" w:rsidR="0038752F" w:rsidRPr="00E77216" w:rsidRDefault="0038752F" w:rsidP="000E13EF">
            <w:pPr>
              <w:pStyle w:val="table"/>
              <w:keepNext/>
              <w:widowControl w:val="0"/>
              <w:spacing w:before="120"/>
            </w:pPr>
            <w:r w:rsidRPr="00E77216">
              <w:t>Denmark</w:t>
            </w:r>
          </w:p>
        </w:tc>
        <w:tc>
          <w:tcPr>
            <w:tcW w:w="4092" w:type="pct"/>
            <w:tcBorders>
              <w:top w:val="single" w:sz="4" w:space="0" w:color="auto"/>
            </w:tcBorders>
            <w:shd w:val="clear" w:color="auto" w:fill="auto"/>
          </w:tcPr>
          <w:p w14:paraId="7802B9AA" w14:textId="77777777" w:rsidR="0038752F" w:rsidRPr="00E77216" w:rsidRDefault="0038752F" w:rsidP="000E13EF">
            <w:pPr>
              <w:pStyle w:val="table"/>
              <w:keepNext/>
              <w:widowControl w:val="0"/>
              <w:spacing w:before="120"/>
            </w:pPr>
            <w:r w:rsidRPr="00E77216">
              <w:t>Once measured</w:t>
            </w:r>
            <w:r w:rsidR="00B1423D" w:rsidRPr="00E77216">
              <w:t>,</w:t>
            </w:r>
            <w:r w:rsidRPr="00E77216">
              <w:t xml:space="preserve"> not re-measured unless </w:t>
            </w:r>
            <w:commentRangeStart w:id="45"/>
            <w:r w:rsidRPr="00E77216">
              <w:t>damaged</w:t>
            </w:r>
            <w:commentRangeEnd w:id="45"/>
            <w:r w:rsidR="00C17FA7">
              <w:rPr>
                <w:rStyle w:val="CommentReference"/>
                <w:noProof w:val="0"/>
                <w:lang w:val="en-US"/>
              </w:rPr>
              <w:commentReference w:id="45"/>
            </w:r>
            <w:r w:rsidRPr="00E77216">
              <w:t>.</w:t>
            </w:r>
          </w:p>
        </w:tc>
      </w:tr>
      <w:tr w:rsidR="0038752F" w:rsidRPr="00E77216" w14:paraId="6D2F3E72" w14:textId="77777777" w:rsidTr="4ABD469C">
        <w:trPr>
          <w:cantSplit/>
        </w:trPr>
        <w:tc>
          <w:tcPr>
            <w:tcW w:w="908" w:type="pct"/>
            <w:shd w:val="clear" w:color="auto" w:fill="auto"/>
          </w:tcPr>
          <w:p w14:paraId="6E2B0F88" w14:textId="77777777" w:rsidR="0038752F" w:rsidRPr="00E77216" w:rsidRDefault="0038752F" w:rsidP="000E13EF">
            <w:pPr>
              <w:pStyle w:val="table"/>
            </w:pPr>
            <w:r w:rsidRPr="00E77216">
              <w:t>England</w:t>
            </w:r>
          </w:p>
        </w:tc>
        <w:tc>
          <w:tcPr>
            <w:tcW w:w="4092" w:type="pct"/>
            <w:shd w:val="clear" w:color="auto" w:fill="auto"/>
          </w:tcPr>
          <w:p w14:paraId="04FFBDC2" w14:textId="77777777" w:rsidR="0038752F" w:rsidRPr="00E77216" w:rsidRDefault="0038752F" w:rsidP="000E13EF">
            <w:pPr>
              <w:pStyle w:val="table"/>
            </w:pPr>
            <w:r w:rsidRPr="00E77216">
              <w:t>Each part of the rigging (bridles and sweeps) are stretched on the floor. They are measured with a tape measure in the same procedure as the frames. The unit is the centimetre and the tolerance value is ± 0.5</w:t>
            </w:r>
            <w:r w:rsidR="007A3767" w:rsidRPr="00E77216">
              <w:t>%</w:t>
            </w:r>
            <w:r w:rsidRPr="00E77216">
              <w:t>.</w:t>
            </w:r>
          </w:p>
          <w:p w14:paraId="621F7DF0" w14:textId="77777777" w:rsidR="0038752F" w:rsidRPr="00E77216" w:rsidRDefault="0038752F" w:rsidP="000E13EF">
            <w:pPr>
              <w:pStyle w:val="table"/>
            </w:pPr>
            <w:r w:rsidRPr="00E77216">
              <w:t>The port side and the starboard symmetry must be checked and difference does not exceed ± 2 cm.</w:t>
            </w:r>
          </w:p>
        </w:tc>
      </w:tr>
      <w:tr w:rsidR="0038752F" w:rsidRPr="00E77216" w14:paraId="52A18369" w14:textId="77777777" w:rsidTr="4ABD469C">
        <w:trPr>
          <w:cantSplit/>
        </w:trPr>
        <w:tc>
          <w:tcPr>
            <w:tcW w:w="908" w:type="pct"/>
            <w:shd w:val="clear" w:color="auto" w:fill="auto"/>
          </w:tcPr>
          <w:p w14:paraId="487B8896" w14:textId="77777777" w:rsidR="0038752F" w:rsidRPr="00E77216" w:rsidRDefault="0038752F" w:rsidP="000E13EF">
            <w:pPr>
              <w:pStyle w:val="table"/>
            </w:pPr>
            <w:r w:rsidRPr="00E77216">
              <w:t>France</w:t>
            </w:r>
          </w:p>
        </w:tc>
        <w:tc>
          <w:tcPr>
            <w:tcW w:w="4092" w:type="pct"/>
            <w:shd w:val="clear" w:color="auto" w:fill="auto"/>
          </w:tcPr>
          <w:p w14:paraId="4633AEFE" w14:textId="77777777" w:rsidR="0038752F" w:rsidRPr="00E77216" w:rsidRDefault="0038752F" w:rsidP="000E13EF">
            <w:pPr>
              <w:pStyle w:val="table"/>
            </w:pPr>
            <w:commentRangeStart w:id="46"/>
            <w:r w:rsidRPr="00E77216">
              <w:t>Each part is defined by a specific number (example in table below) which will be stamped on each coupler’s cables.</w:t>
            </w:r>
          </w:p>
          <w:p w14:paraId="47CD3192" w14:textId="77777777" w:rsidR="0038752F" w:rsidRPr="00E77216" w:rsidRDefault="0038752F" w:rsidP="000E13EF">
            <w:pPr>
              <w:pStyle w:val="table"/>
            </w:pPr>
            <w:r w:rsidRPr="00E77216">
              <w:t>Each part of the rigging is stretched on the floor. They are measured with a decameter in the same procedure as the lines. The unit is the centimetre and the tolerance value is ± 0.5</w:t>
            </w:r>
            <w:r w:rsidR="007A3767" w:rsidRPr="00E77216">
              <w:t>%</w:t>
            </w:r>
            <w:r w:rsidRPr="00E77216">
              <w:t>.</w:t>
            </w:r>
          </w:p>
          <w:p w14:paraId="25F38C13" w14:textId="77777777" w:rsidR="0038752F" w:rsidRPr="00E77216" w:rsidRDefault="0038752F" w:rsidP="000E13EF">
            <w:pPr>
              <w:pStyle w:val="table"/>
            </w:pPr>
            <w:r w:rsidRPr="00E77216">
              <w:t>The port side and the starboard symmetry must be checked and difference does not exceed ± 2 cm.</w:t>
            </w:r>
          </w:p>
          <w:p w14:paraId="0B518D2C" w14:textId="77777777" w:rsidR="0038752F" w:rsidRPr="00E77216" w:rsidRDefault="0038752F" w:rsidP="000E13EF">
            <w:pPr>
              <w:pStyle w:val="table"/>
            </w:pPr>
            <w:r w:rsidRPr="00E77216">
              <w:t>The diameter is controlled with a calliper rule and tolerance between nominal value and effective value is ±2mm</w:t>
            </w:r>
            <w:commentRangeEnd w:id="46"/>
            <w:r w:rsidR="00C555B1">
              <w:rPr>
                <w:rStyle w:val="CommentReference"/>
                <w:noProof w:val="0"/>
                <w:lang w:val="en-US"/>
              </w:rPr>
              <w:commentReference w:id="46"/>
            </w:r>
          </w:p>
        </w:tc>
      </w:tr>
      <w:tr w:rsidR="0038752F" w:rsidRPr="00E77216" w14:paraId="29E69F11" w14:textId="77777777" w:rsidTr="4ABD469C">
        <w:trPr>
          <w:cantSplit/>
        </w:trPr>
        <w:tc>
          <w:tcPr>
            <w:tcW w:w="908" w:type="pct"/>
            <w:shd w:val="clear" w:color="auto" w:fill="auto"/>
          </w:tcPr>
          <w:p w14:paraId="193B365A" w14:textId="77777777" w:rsidR="0038752F" w:rsidRPr="00E77216" w:rsidRDefault="0038752F" w:rsidP="000E13EF">
            <w:pPr>
              <w:pStyle w:val="table"/>
            </w:pPr>
            <w:r w:rsidRPr="00E77216">
              <w:t>Germany</w:t>
            </w:r>
          </w:p>
        </w:tc>
        <w:tc>
          <w:tcPr>
            <w:tcW w:w="4092" w:type="pct"/>
            <w:shd w:val="clear" w:color="auto" w:fill="auto"/>
          </w:tcPr>
          <w:p w14:paraId="0FA0E10E" w14:textId="77777777" w:rsidR="0038752F" w:rsidRPr="00E77216" w:rsidRDefault="0038752F" w:rsidP="000E13EF">
            <w:pPr>
              <w:pStyle w:val="table"/>
            </w:pPr>
            <w:r w:rsidRPr="00E77216">
              <w:t>See above</w:t>
            </w:r>
          </w:p>
        </w:tc>
      </w:tr>
      <w:tr w:rsidR="0038752F" w:rsidRPr="00E77216" w14:paraId="1764559C" w14:textId="77777777" w:rsidTr="4ABD469C">
        <w:trPr>
          <w:cantSplit/>
        </w:trPr>
        <w:tc>
          <w:tcPr>
            <w:tcW w:w="908" w:type="pct"/>
            <w:shd w:val="clear" w:color="auto" w:fill="auto"/>
          </w:tcPr>
          <w:p w14:paraId="0F7125DF" w14:textId="77777777" w:rsidR="0038752F" w:rsidRPr="00E77216" w:rsidRDefault="0038752F" w:rsidP="000E13EF">
            <w:pPr>
              <w:pStyle w:val="table"/>
            </w:pPr>
            <w:r w:rsidRPr="00E77216">
              <w:t>The Netherlands</w:t>
            </w:r>
          </w:p>
        </w:tc>
        <w:tc>
          <w:tcPr>
            <w:tcW w:w="4092" w:type="pct"/>
            <w:shd w:val="clear" w:color="auto" w:fill="auto"/>
          </w:tcPr>
          <w:p w14:paraId="02C69590" w14:textId="77777777" w:rsidR="0038752F" w:rsidRPr="00E77216" w:rsidRDefault="0038752F" w:rsidP="000E13EF">
            <w:pPr>
              <w:pStyle w:val="table"/>
            </w:pPr>
            <w:r w:rsidRPr="00E77216">
              <w:t>Once measured</w:t>
            </w:r>
            <w:r w:rsidR="00C11D51" w:rsidRPr="00E77216">
              <w:t>,</w:t>
            </w:r>
            <w:r w:rsidRPr="00E77216">
              <w:t xml:space="preserve"> not re-measured unless damaged.</w:t>
            </w:r>
          </w:p>
        </w:tc>
      </w:tr>
      <w:tr w:rsidR="0038752F" w:rsidRPr="00E77216" w14:paraId="4AA15BEF" w14:textId="77777777" w:rsidTr="4ABD469C">
        <w:trPr>
          <w:cantSplit/>
        </w:trPr>
        <w:tc>
          <w:tcPr>
            <w:tcW w:w="908" w:type="pct"/>
            <w:shd w:val="clear" w:color="auto" w:fill="auto"/>
          </w:tcPr>
          <w:p w14:paraId="7F350029" w14:textId="77777777" w:rsidR="0038752F" w:rsidRPr="00E77216" w:rsidRDefault="0038752F" w:rsidP="000E13EF">
            <w:pPr>
              <w:pStyle w:val="table"/>
            </w:pPr>
            <w:r w:rsidRPr="00E77216">
              <w:t>Norway</w:t>
            </w:r>
          </w:p>
        </w:tc>
        <w:tc>
          <w:tcPr>
            <w:tcW w:w="4092" w:type="pct"/>
            <w:shd w:val="clear" w:color="auto" w:fill="auto"/>
          </w:tcPr>
          <w:p w14:paraId="2F542878" w14:textId="77777777" w:rsidR="0038752F" w:rsidRPr="00E77216" w:rsidRDefault="0022491E" w:rsidP="000E13EF">
            <w:pPr>
              <w:pStyle w:val="table"/>
            </w:pPr>
            <w:r w:rsidRPr="00E77216">
              <w:t>Once measured, not re-measured unless damaged.</w:t>
            </w:r>
          </w:p>
        </w:tc>
      </w:tr>
      <w:tr w:rsidR="0038752F" w:rsidRPr="00E77216" w14:paraId="50D982B6" w14:textId="77777777" w:rsidTr="4ABD469C">
        <w:trPr>
          <w:cantSplit/>
        </w:trPr>
        <w:tc>
          <w:tcPr>
            <w:tcW w:w="908" w:type="pct"/>
            <w:shd w:val="clear" w:color="auto" w:fill="auto"/>
          </w:tcPr>
          <w:p w14:paraId="2B50BF96" w14:textId="77777777" w:rsidR="0038752F" w:rsidRPr="00E77216" w:rsidRDefault="0038752F" w:rsidP="000E13EF">
            <w:pPr>
              <w:pStyle w:val="table"/>
            </w:pPr>
            <w:r w:rsidRPr="00E77216">
              <w:t>Scotland</w:t>
            </w:r>
          </w:p>
        </w:tc>
        <w:tc>
          <w:tcPr>
            <w:tcW w:w="4092" w:type="pct"/>
            <w:shd w:val="clear" w:color="auto" w:fill="auto"/>
          </w:tcPr>
          <w:p w14:paraId="53D29636" w14:textId="77777777" w:rsidR="0038752F" w:rsidRPr="00E77216" w:rsidRDefault="0038752F" w:rsidP="00C11D51">
            <w:pPr>
              <w:pStyle w:val="table"/>
            </w:pPr>
            <w:r w:rsidRPr="00E77216">
              <w:t>Each part of the rigging (bridles and sweeps) are checked and inspected by the net store manager prior to a survey. They are measured with a tape measure in the same procedure as the frames. The unit is the centimetre and the tolerance value is + 0.3</w:t>
            </w:r>
            <w:r w:rsidR="007A3767" w:rsidRPr="00E77216">
              <w:t>%</w:t>
            </w:r>
            <w:r w:rsidRPr="00E77216">
              <w:t xml:space="preserve"> or</w:t>
            </w:r>
            <w:r w:rsidR="00C11D51" w:rsidRPr="00E77216">
              <w:t>,</w:t>
            </w:r>
            <w:r w:rsidRPr="00E77216">
              <w:t xml:space="preserve"> if less than the required length</w:t>
            </w:r>
            <w:r w:rsidR="00C11D51" w:rsidRPr="00E77216">
              <w:t>,</w:t>
            </w:r>
            <w:r w:rsidRPr="00E77216">
              <w:t xml:space="preserve"> it’s condemned and removed from service. All acceptable components are then tagged and ready for dispatch down to vessel for rigging. When rigging the gear prior to sta</w:t>
            </w:r>
            <w:r w:rsidR="00C11D51" w:rsidRPr="00E77216">
              <w:t>r</w:t>
            </w:r>
            <w:r w:rsidRPr="00E77216">
              <w:t>ting the survey</w:t>
            </w:r>
            <w:r w:rsidR="00C11D51" w:rsidRPr="00E77216">
              <w:t>,</w:t>
            </w:r>
            <w:r w:rsidRPr="00E77216">
              <w:t xml:space="preserve"> the scientific desk person in conjunction with the Fishing Master ensures the gear is rigged to the correct specification.</w:t>
            </w:r>
          </w:p>
        </w:tc>
      </w:tr>
      <w:tr w:rsidR="0038752F" w:rsidRPr="00E77216" w14:paraId="728B54FE" w14:textId="77777777" w:rsidTr="4ABD469C">
        <w:trPr>
          <w:cantSplit/>
        </w:trPr>
        <w:tc>
          <w:tcPr>
            <w:tcW w:w="908" w:type="pct"/>
            <w:shd w:val="clear" w:color="auto" w:fill="auto"/>
          </w:tcPr>
          <w:p w14:paraId="43786BF0" w14:textId="77777777" w:rsidR="0038752F" w:rsidRPr="00E77216" w:rsidRDefault="0038752F" w:rsidP="000E13EF">
            <w:pPr>
              <w:pStyle w:val="table"/>
            </w:pPr>
            <w:r w:rsidRPr="00E77216">
              <w:t>Sweden</w:t>
            </w:r>
          </w:p>
        </w:tc>
        <w:tc>
          <w:tcPr>
            <w:tcW w:w="4092" w:type="pct"/>
            <w:shd w:val="clear" w:color="auto" w:fill="auto"/>
          </w:tcPr>
          <w:p w14:paraId="7DD1BEA2" w14:textId="242FEC62" w:rsidR="0038752F" w:rsidRPr="00E77216" w:rsidRDefault="0038752F" w:rsidP="00434768">
            <w:pPr>
              <w:pStyle w:val="table"/>
            </w:pPr>
            <w:r w:rsidRPr="00E77216">
              <w:t xml:space="preserve">Each part of the rigging (bridles and sweeps) </w:t>
            </w:r>
            <w:r w:rsidR="00434768" w:rsidRPr="00E77216">
              <w:t>is</w:t>
            </w:r>
            <w:r w:rsidRPr="00E77216">
              <w:t xml:space="preserve"> measured with a tape measure and the port and starboard symmetry checked</w:t>
            </w:r>
            <w:r w:rsidR="4ABD469C" w:rsidRPr="00E77216">
              <w:t xml:space="preserve"> in accordance with the gear check sheets</w:t>
            </w:r>
            <w:r w:rsidRPr="00E77216">
              <w:t>. If needed</w:t>
            </w:r>
            <w:r w:rsidR="00C11D51" w:rsidRPr="00E77216">
              <w:t>,</w:t>
            </w:r>
            <w:r w:rsidRPr="00E77216">
              <w:t xml:space="preserve"> they are adjusted by our </w:t>
            </w:r>
            <w:r w:rsidR="00816E06" w:rsidRPr="00E77216">
              <w:t>trawl</w:t>
            </w:r>
            <w:r w:rsidR="00C11D51" w:rsidRPr="00E77216">
              <w:t xml:space="preserve"> </w:t>
            </w:r>
            <w:r w:rsidR="00816E06" w:rsidRPr="00E77216">
              <w:t>net</w:t>
            </w:r>
            <w:r w:rsidRPr="00E77216">
              <w:t xml:space="preserve"> store.  </w:t>
            </w:r>
          </w:p>
        </w:tc>
      </w:tr>
    </w:tbl>
    <w:p w14:paraId="6648961F" w14:textId="77777777" w:rsidR="0038752F" w:rsidRPr="00E77216" w:rsidRDefault="0038752F" w:rsidP="00C64343">
      <w:pPr>
        <w:pageBreakBefore/>
      </w:pPr>
    </w:p>
    <w:tbl>
      <w:tblPr>
        <w:tblW w:w="5000" w:type="pct"/>
        <w:tblInd w:w="288" w:type="dxa"/>
        <w:tblBorders>
          <w:top w:val="single" w:sz="4" w:space="0" w:color="auto"/>
          <w:bottom w:val="single" w:sz="4" w:space="0" w:color="auto"/>
          <w:insideH w:val="single" w:sz="4" w:space="0" w:color="808080"/>
        </w:tblBorders>
        <w:tblLook w:val="04A0" w:firstRow="1" w:lastRow="0" w:firstColumn="1" w:lastColumn="0" w:noHBand="0" w:noVBand="1"/>
      </w:tblPr>
      <w:tblGrid>
        <w:gridCol w:w="1417"/>
        <w:gridCol w:w="6386"/>
      </w:tblGrid>
      <w:tr w:rsidR="0038752F" w:rsidRPr="00E77216" w14:paraId="58FAC055" w14:textId="77777777" w:rsidTr="000E13EF">
        <w:trPr>
          <w:cantSplit/>
        </w:trPr>
        <w:tc>
          <w:tcPr>
            <w:tcW w:w="908" w:type="pct"/>
            <w:tcBorders>
              <w:top w:val="single" w:sz="4" w:space="0" w:color="auto"/>
              <w:bottom w:val="single" w:sz="4" w:space="0" w:color="auto"/>
            </w:tcBorders>
            <w:shd w:val="clear" w:color="auto" w:fill="auto"/>
            <w:vAlign w:val="bottom"/>
          </w:tcPr>
          <w:p w14:paraId="09B41B3A" w14:textId="77777777" w:rsidR="0038752F" w:rsidRPr="00E77216" w:rsidRDefault="0038752F" w:rsidP="000E13EF">
            <w:pPr>
              <w:pStyle w:val="TableTop"/>
            </w:pPr>
            <w:commentRangeStart w:id="47"/>
          </w:p>
        </w:tc>
        <w:tc>
          <w:tcPr>
            <w:tcW w:w="4092" w:type="pct"/>
            <w:tcBorders>
              <w:top w:val="single" w:sz="4" w:space="0" w:color="auto"/>
              <w:bottom w:val="single" w:sz="4" w:space="0" w:color="auto"/>
            </w:tcBorders>
            <w:shd w:val="clear" w:color="auto" w:fill="auto"/>
            <w:vAlign w:val="bottom"/>
          </w:tcPr>
          <w:p w14:paraId="5D852C20" w14:textId="77777777" w:rsidR="0038752F" w:rsidRPr="00E77216" w:rsidRDefault="0038752F" w:rsidP="000E13EF">
            <w:pPr>
              <w:pStyle w:val="TableTop"/>
              <w:rPr>
                <w:sz w:val="17"/>
                <w:szCs w:val="17"/>
              </w:rPr>
            </w:pPr>
            <w:r w:rsidRPr="00E77216">
              <w:rPr>
                <w:sz w:val="17"/>
                <w:szCs w:val="17"/>
              </w:rPr>
              <w:t>The doors</w:t>
            </w:r>
            <w:commentRangeEnd w:id="47"/>
            <w:r w:rsidR="002973F8">
              <w:rPr>
                <w:rStyle w:val="CommentReference"/>
                <w:rFonts w:ascii="Palatino Linotype" w:hAnsi="Palatino Linotype"/>
                <w:b w:val="0"/>
                <w:bCs w:val="0"/>
                <w:noProof w:val="0"/>
                <w:spacing w:val="0"/>
                <w:kern w:val="0"/>
                <w:lang w:val="en-US"/>
              </w:rPr>
              <w:commentReference w:id="47"/>
            </w:r>
          </w:p>
        </w:tc>
      </w:tr>
      <w:tr w:rsidR="0038752F" w:rsidRPr="00E77216" w14:paraId="591D6E77" w14:textId="77777777" w:rsidTr="000E13EF">
        <w:trPr>
          <w:cantSplit/>
        </w:trPr>
        <w:tc>
          <w:tcPr>
            <w:tcW w:w="908" w:type="pct"/>
            <w:tcBorders>
              <w:top w:val="single" w:sz="4" w:space="0" w:color="auto"/>
            </w:tcBorders>
            <w:shd w:val="clear" w:color="auto" w:fill="auto"/>
          </w:tcPr>
          <w:p w14:paraId="26B16E9F" w14:textId="77777777" w:rsidR="0038752F" w:rsidRPr="00E77216" w:rsidRDefault="0038752F" w:rsidP="000E13EF">
            <w:pPr>
              <w:pStyle w:val="table"/>
              <w:keepNext/>
              <w:widowControl w:val="0"/>
              <w:spacing w:before="120"/>
            </w:pPr>
            <w:r w:rsidRPr="00E77216">
              <w:t>Denmark</w:t>
            </w:r>
          </w:p>
        </w:tc>
        <w:tc>
          <w:tcPr>
            <w:tcW w:w="4092" w:type="pct"/>
            <w:tcBorders>
              <w:top w:val="single" w:sz="4" w:space="0" w:color="auto"/>
            </w:tcBorders>
            <w:shd w:val="clear" w:color="auto" w:fill="auto"/>
          </w:tcPr>
          <w:p w14:paraId="7FED9942" w14:textId="77777777" w:rsidR="0038752F" w:rsidRPr="00E77216" w:rsidRDefault="0038752F" w:rsidP="000E13EF">
            <w:pPr>
              <w:pStyle w:val="table"/>
              <w:keepNext/>
              <w:widowControl w:val="0"/>
              <w:spacing w:before="120"/>
            </w:pPr>
            <w:r w:rsidRPr="00E77216">
              <w:t>Once weighed</w:t>
            </w:r>
            <w:r w:rsidR="00C11D51" w:rsidRPr="00E77216">
              <w:t>,</w:t>
            </w:r>
            <w:r w:rsidRPr="00E77216">
              <w:t xml:space="preserve"> no further measurements taken</w:t>
            </w:r>
          </w:p>
        </w:tc>
      </w:tr>
      <w:tr w:rsidR="0038752F" w:rsidRPr="00E77216" w14:paraId="160D717D" w14:textId="77777777" w:rsidTr="000E13EF">
        <w:trPr>
          <w:cantSplit/>
        </w:trPr>
        <w:tc>
          <w:tcPr>
            <w:tcW w:w="908" w:type="pct"/>
            <w:shd w:val="clear" w:color="auto" w:fill="auto"/>
          </w:tcPr>
          <w:p w14:paraId="59239DE0" w14:textId="77777777" w:rsidR="0038752F" w:rsidRPr="00E77216" w:rsidRDefault="0038752F" w:rsidP="000E13EF">
            <w:pPr>
              <w:pStyle w:val="table"/>
            </w:pPr>
            <w:r w:rsidRPr="00E77216">
              <w:t>England</w:t>
            </w:r>
          </w:p>
        </w:tc>
        <w:tc>
          <w:tcPr>
            <w:tcW w:w="4092" w:type="pct"/>
            <w:shd w:val="clear" w:color="auto" w:fill="auto"/>
          </w:tcPr>
          <w:p w14:paraId="466C81A0" w14:textId="77777777" w:rsidR="0038752F" w:rsidRPr="00E77216" w:rsidRDefault="0038752F" w:rsidP="000E13EF">
            <w:pPr>
              <w:pStyle w:val="table"/>
            </w:pPr>
            <w:r w:rsidRPr="00E77216">
              <w:t>Each pair of door is identified by the same number. The doors are only weighed when repaired. A scale is used to weigh the doors (in kilo). Tolerance interval between the nominal value and the effective value is ± 5</w:t>
            </w:r>
            <w:r w:rsidR="007A3767" w:rsidRPr="00E77216">
              <w:t>%</w:t>
            </w:r>
            <w:r w:rsidRPr="00E77216">
              <w:t xml:space="preserve"> for each door.</w:t>
            </w:r>
          </w:p>
          <w:p w14:paraId="4BB5BC81" w14:textId="77777777" w:rsidR="0038752F" w:rsidRPr="00E77216" w:rsidRDefault="0038752F" w:rsidP="000E13EF">
            <w:pPr>
              <w:pStyle w:val="table"/>
            </w:pPr>
            <w:r w:rsidRPr="00E77216">
              <w:t>The length and the height of the doors</w:t>
            </w:r>
            <w:r w:rsidR="00C11D51" w:rsidRPr="00E77216">
              <w:t>,</w:t>
            </w:r>
            <w:r w:rsidRPr="00E77216">
              <w:t xml:space="preserve"> as well as the back-strops</w:t>
            </w:r>
            <w:r w:rsidR="00C11D51" w:rsidRPr="00E77216">
              <w:t>,</w:t>
            </w:r>
            <w:r w:rsidRPr="00E77216">
              <w:t xml:space="preserve"> are measured. The unit is the centimetre and the tolerance value is 5 cm. Differences between the port side and the starboard back-strops does not exceed 5cm.</w:t>
            </w:r>
          </w:p>
        </w:tc>
      </w:tr>
      <w:tr w:rsidR="0038752F" w:rsidRPr="00E77216" w14:paraId="7F289826" w14:textId="77777777" w:rsidTr="000E13EF">
        <w:trPr>
          <w:cantSplit/>
        </w:trPr>
        <w:tc>
          <w:tcPr>
            <w:tcW w:w="908" w:type="pct"/>
            <w:shd w:val="clear" w:color="auto" w:fill="auto"/>
          </w:tcPr>
          <w:p w14:paraId="1CC78CF9" w14:textId="77777777" w:rsidR="0038752F" w:rsidRPr="00E77216" w:rsidRDefault="0038752F" w:rsidP="000E13EF">
            <w:pPr>
              <w:pStyle w:val="table"/>
            </w:pPr>
            <w:r w:rsidRPr="00E77216">
              <w:t>France</w:t>
            </w:r>
          </w:p>
        </w:tc>
        <w:tc>
          <w:tcPr>
            <w:tcW w:w="4092" w:type="pct"/>
            <w:shd w:val="clear" w:color="auto" w:fill="auto"/>
          </w:tcPr>
          <w:p w14:paraId="2E77E7A7" w14:textId="77777777" w:rsidR="0038752F" w:rsidRPr="00E77216" w:rsidRDefault="0038752F" w:rsidP="000E13EF">
            <w:pPr>
              <w:pStyle w:val="table"/>
            </w:pPr>
            <w:commentRangeStart w:id="48"/>
            <w:r w:rsidRPr="00E77216">
              <w:t>Each pair of door is identified by the same number. At the first time, the size and the weight are checked without rigging. For further controls, it will be possible to control the weight with the rigging.</w:t>
            </w:r>
          </w:p>
          <w:p w14:paraId="48FEB82D" w14:textId="77777777" w:rsidR="0038752F" w:rsidRPr="00E77216" w:rsidRDefault="0038752F" w:rsidP="000E13EF">
            <w:pPr>
              <w:pStyle w:val="table"/>
            </w:pPr>
            <w:r w:rsidRPr="00E77216">
              <w:t>A scale is used to weigh the doors (in kilo). Tolerance interval between the nominal value and the effective value is ± 5</w:t>
            </w:r>
            <w:r w:rsidR="007A3767" w:rsidRPr="00E77216">
              <w:t>%</w:t>
            </w:r>
            <w:r w:rsidRPr="00E77216">
              <w:t xml:space="preserve"> for each door.</w:t>
            </w:r>
          </w:p>
          <w:p w14:paraId="6EEC6D43" w14:textId="77777777" w:rsidR="0038752F" w:rsidRPr="00E77216" w:rsidRDefault="0038752F" w:rsidP="000E13EF">
            <w:pPr>
              <w:pStyle w:val="table"/>
            </w:pPr>
            <w:r w:rsidRPr="00E77216">
              <w:t xml:space="preserve">The length and the height of the doors as well as the back-strops are measured. The unit is the </w:t>
            </w:r>
            <w:r w:rsidR="00816E06" w:rsidRPr="00E77216">
              <w:t>centimetre</w:t>
            </w:r>
            <w:r w:rsidRPr="00E77216">
              <w:t xml:space="preserve"> and the tolerance value is 5 cm. Differences between the port side and the starboard back-strops does not exceed 5cm. The weight between the 2 doors does not exceed 2%</w:t>
            </w:r>
            <w:commentRangeEnd w:id="48"/>
            <w:r w:rsidR="00C555B1">
              <w:rPr>
                <w:rStyle w:val="CommentReference"/>
                <w:noProof w:val="0"/>
                <w:lang w:val="en-US"/>
              </w:rPr>
              <w:commentReference w:id="48"/>
            </w:r>
          </w:p>
        </w:tc>
      </w:tr>
      <w:tr w:rsidR="0038752F" w:rsidRPr="00E77216" w14:paraId="5A47B041" w14:textId="77777777" w:rsidTr="000E13EF">
        <w:trPr>
          <w:cantSplit/>
        </w:trPr>
        <w:tc>
          <w:tcPr>
            <w:tcW w:w="908" w:type="pct"/>
            <w:shd w:val="clear" w:color="auto" w:fill="auto"/>
          </w:tcPr>
          <w:p w14:paraId="5361F0E6" w14:textId="77777777" w:rsidR="0038752F" w:rsidRPr="00E77216" w:rsidRDefault="0038752F" w:rsidP="000E13EF">
            <w:pPr>
              <w:pStyle w:val="table"/>
            </w:pPr>
            <w:r w:rsidRPr="00E77216">
              <w:t>Germany</w:t>
            </w:r>
          </w:p>
        </w:tc>
        <w:tc>
          <w:tcPr>
            <w:tcW w:w="4092" w:type="pct"/>
            <w:shd w:val="clear" w:color="auto" w:fill="auto"/>
          </w:tcPr>
          <w:p w14:paraId="6F639493" w14:textId="77777777" w:rsidR="0038752F" w:rsidRPr="00E77216" w:rsidRDefault="0038752F" w:rsidP="000E13EF">
            <w:pPr>
              <w:pStyle w:val="table"/>
            </w:pPr>
            <w:r w:rsidRPr="00E77216">
              <w:t>No regular inspection of doors.</w:t>
            </w:r>
          </w:p>
        </w:tc>
      </w:tr>
      <w:tr w:rsidR="0038752F" w:rsidRPr="00E77216" w14:paraId="6E24C766" w14:textId="77777777" w:rsidTr="000E13EF">
        <w:trPr>
          <w:cantSplit/>
        </w:trPr>
        <w:tc>
          <w:tcPr>
            <w:tcW w:w="908" w:type="pct"/>
            <w:shd w:val="clear" w:color="auto" w:fill="auto"/>
          </w:tcPr>
          <w:p w14:paraId="0B419A56" w14:textId="77777777" w:rsidR="0038752F" w:rsidRPr="00E77216" w:rsidRDefault="0038752F" w:rsidP="000E13EF">
            <w:pPr>
              <w:pStyle w:val="table"/>
            </w:pPr>
            <w:r w:rsidRPr="00E77216">
              <w:t>The Netherlands</w:t>
            </w:r>
          </w:p>
        </w:tc>
        <w:tc>
          <w:tcPr>
            <w:tcW w:w="4092" w:type="pct"/>
            <w:shd w:val="clear" w:color="auto" w:fill="auto"/>
          </w:tcPr>
          <w:p w14:paraId="6ECA9E38" w14:textId="77777777" w:rsidR="0038752F" w:rsidRPr="00E77216" w:rsidRDefault="0038752F" w:rsidP="000E13EF">
            <w:pPr>
              <w:pStyle w:val="table"/>
            </w:pPr>
            <w:r w:rsidRPr="00E77216">
              <w:t>Once weighed</w:t>
            </w:r>
            <w:r w:rsidR="00C11D51" w:rsidRPr="00E77216">
              <w:t>,</w:t>
            </w:r>
            <w:r w:rsidRPr="00E77216">
              <w:t xml:space="preserve"> no further measurements taken</w:t>
            </w:r>
          </w:p>
        </w:tc>
      </w:tr>
      <w:tr w:rsidR="0038752F" w:rsidRPr="00E77216" w14:paraId="204AB195" w14:textId="77777777" w:rsidTr="000E13EF">
        <w:trPr>
          <w:cantSplit/>
        </w:trPr>
        <w:tc>
          <w:tcPr>
            <w:tcW w:w="908" w:type="pct"/>
            <w:shd w:val="clear" w:color="auto" w:fill="auto"/>
          </w:tcPr>
          <w:p w14:paraId="1402740A" w14:textId="77777777" w:rsidR="0038752F" w:rsidRPr="00E77216" w:rsidRDefault="0038752F" w:rsidP="000E13EF">
            <w:pPr>
              <w:pStyle w:val="table"/>
            </w:pPr>
            <w:r w:rsidRPr="00E77216">
              <w:t>Norway</w:t>
            </w:r>
          </w:p>
        </w:tc>
        <w:tc>
          <w:tcPr>
            <w:tcW w:w="4092" w:type="pct"/>
            <w:shd w:val="clear" w:color="auto" w:fill="auto"/>
          </w:tcPr>
          <w:p w14:paraId="3D2A7155" w14:textId="77777777" w:rsidR="0038752F" w:rsidRPr="00E77216" w:rsidRDefault="000D155B" w:rsidP="000E13EF">
            <w:pPr>
              <w:pStyle w:val="table"/>
            </w:pPr>
            <w:r w:rsidRPr="00E77216">
              <w:t>Once weighed</w:t>
            </w:r>
            <w:r w:rsidR="00C11D51" w:rsidRPr="00E77216">
              <w:t>,</w:t>
            </w:r>
            <w:r w:rsidRPr="00E77216">
              <w:t xml:space="preserve"> no further measurements taken. </w:t>
            </w:r>
          </w:p>
        </w:tc>
      </w:tr>
      <w:tr w:rsidR="0038752F" w:rsidRPr="00E77216" w14:paraId="626462EC" w14:textId="77777777" w:rsidTr="000E13EF">
        <w:trPr>
          <w:cantSplit/>
        </w:trPr>
        <w:tc>
          <w:tcPr>
            <w:tcW w:w="908" w:type="pct"/>
            <w:shd w:val="clear" w:color="auto" w:fill="auto"/>
          </w:tcPr>
          <w:p w14:paraId="6C8B6397" w14:textId="77777777" w:rsidR="0038752F" w:rsidRPr="00E77216" w:rsidRDefault="0038752F" w:rsidP="000E13EF">
            <w:pPr>
              <w:pStyle w:val="table"/>
            </w:pPr>
            <w:r w:rsidRPr="00E77216">
              <w:t>Scotland</w:t>
            </w:r>
          </w:p>
        </w:tc>
        <w:tc>
          <w:tcPr>
            <w:tcW w:w="4092" w:type="pct"/>
            <w:shd w:val="clear" w:color="auto" w:fill="auto"/>
          </w:tcPr>
          <w:p w14:paraId="3A78761E" w14:textId="77777777" w:rsidR="0038752F" w:rsidRPr="00E77216" w:rsidRDefault="0038752F" w:rsidP="000E13EF">
            <w:pPr>
              <w:pStyle w:val="table"/>
            </w:pPr>
            <w:r w:rsidRPr="00E77216">
              <w:t>Each set of polyvalent doors are identified by a unique number with the port door and starboard doors being given an odd and even value respectively. The doors are only weighed when new or repaired</w:t>
            </w:r>
            <w:r w:rsidR="00C11D51" w:rsidRPr="00E77216">
              <w:t>,</w:t>
            </w:r>
            <w:r w:rsidRPr="00E77216">
              <w:t xml:space="preserve"> but unless otherwise damaged</w:t>
            </w:r>
            <w:r w:rsidR="00C11D51" w:rsidRPr="00E77216">
              <w:t>,</w:t>
            </w:r>
            <w:r w:rsidRPr="00E77216">
              <w:t xml:space="preserve"> the policy is to change out the keels every 5 years. Tolerance interval between the nominal value and the effective value is ± 5</w:t>
            </w:r>
            <w:r w:rsidR="007A3767" w:rsidRPr="00E77216">
              <w:t>%</w:t>
            </w:r>
            <w:r w:rsidRPr="00E77216">
              <w:t xml:space="preserve"> for each door. The Marine Lab has 2 sets of polyvalent doors and each set are always fished as a pair and never mixed. If a door is damaged or lost</w:t>
            </w:r>
            <w:r w:rsidR="00C11D51" w:rsidRPr="00E77216">
              <w:t>,</w:t>
            </w:r>
            <w:r w:rsidRPr="00E77216">
              <w:t xml:space="preserve"> then it is replaced using the unique Morgere </w:t>
            </w:r>
            <w:r w:rsidR="00C11D51" w:rsidRPr="00E77216">
              <w:t xml:space="preserve">identifier, </w:t>
            </w:r>
            <w:r w:rsidRPr="00E77216">
              <w:t xml:space="preserve">which relates back to original production in the factory.  </w:t>
            </w:r>
          </w:p>
          <w:p w14:paraId="3A5823DB" w14:textId="77777777" w:rsidR="0038752F" w:rsidRPr="00E77216" w:rsidRDefault="0038752F" w:rsidP="000E13EF">
            <w:pPr>
              <w:pStyle w:val="table"/>
            </w:pPr>
            <w:r w:rsidRPr="00E77216">
              <w:t>The length and the height of the doors</w:t>
            </w:r>
            <w:r w:rsidR="00C11D51" w:rsidRPr="00E77216">
              <w:t>,</w:t>
            </w:r>
            <w:r w:rsidRPr="00E77216">
              <w:t xml:space="preserve"> as well as the back-strops</w:t>
            </w:r>
            <w:r w:rsidR="00C11D51" w:rsidRPr="00E77216">
              <w:t>,</w:t>
            </w:r>
            <w:r w:rsidRPr="00E77216">
              <w:t xml:space="preserve"> are measured. The unit is the centimetre and the tolerance value is 3 cm. Differences between the port side and the starboard back-strops does not exceed 3 cm.</w:t>
            </w:r>
          </w:p>
        </w:tc>
      </w:tr>
      <w:tr w:rsidR="0038752F" w:rsidRPr="00E77216" w14:paraId="282B0903" w14:textId="77777777" w:rsidTr="000E13EF">
        <w:trPr>
          <w:cantSplit/>
        </w:trPr>
        <w:tc>
          <w:tcPr>
            <w:tcW w:w="908" w:type="pct"/>
            <w:shd w:val="clear" w:color="auto" w:fill="auto"/>
          </w:tcPr>
          <w:p w14:paraId="4033D3D2" w14:textId="77777777" w:rsidR="0038752F" w:rsidRPr="00E77216" w:rsidRDefault="0038752F" w:rsidP="000E13EF">
            <w:pPr>
              <w:pStyle w:val="table"/>
            </w:pPr>
            <w:r w:rsidRPr="00E77216">
              <w:t>Sweden</w:t>
            </w:r>
          </w:p>
        </w:tc>
        <w:tc>
          <w:tcPr>
            <w:tcW w:w="4092" w:type="pct"/>
            <w:shd w:val="clear" w:color="auto" w:fill="auto"/>
          </w:tcPr>
          <w:p w14:paraId="1F520232" w14:textId="77777777" w:rsidR="0038752F" w:rsidRPr="00E77216" w:rsidRDefault="0038752F" w:rsidP="000E13EF">
            <w:pPr>
              <w:pStyle w:val="table"/>
            </w:pPr>
            <w:r w:rsidRPr="00E77216">
              <w:t xml:space="preserve">The doors are checked for damages and measured/weighed if repairs are done.  </w:t>
            </w:r>
          </w:p>
        </w:tc>
      </w:tr>
    </w:tbl>
    <w:p w14:paraId="1605918F" w14:textId="77777777" w:rsidR="0038752F" w:rsidRPr="00E77216" w:rsidRDefault="0038752F" w:rsidP="0038752F"/>
    <w:p w14:paraId="6EADC9C7" w14:textId="77777777" w:rsidR="0064794F" w:rsidRPr="00E77216" w:rsidRDefault="0064794F" w:rsidP="0038752F">
      <w:pPr>
        <w:sectPr w:rsidR="0064794F" w:rsidRPr="00E77216" w:rsidSect="009E120C">
          <w:pgSz w:w="11907" w:h="16839" w:code="9"/>
          <w:pgMar w:top="1728" w:right="1800" w:bottom="1152" w:left="2520" w:header="720" w:footer="720" w:gutter="0"/>
          <w:pgNumType w:start="1"/>
          <w:cols w:space="720"/>
          <w:docGrid w:linePitch="272"/>
        </w:sectPr>
      </w:pPr>
    </w:p>
    <w:p w14:paraId="1C22C54A" w14:textId="77777777" w:rsidR="0064794F" w:rsidRPr="007762CB" w:rsidRDefault="0064794F" w:rsidP="0064794F">
      <w:pPr>
        <w:rPr>
          <w:b/>
        </w:rPr>
      </w:pPr>
      <w:commentRangeStart w:id="49"/>
      <w:r w:rsidRPr="007762CB">
        <w:rPr>
          <w:b/>
        </w:rPr>
        <w:lastRenderedPageBreak/>
        <w:t>Summary of quality controls used for GOV.</w:t>
      </w:r>
      <w:r w:rsidR="00F16B1B" w:rsidRPr="007762CB">
        <w:rPr>
          <w:b/>
        </w:rPr>
        <w:t xml:space="preserve"> </w:t>
      </w:r>
      <w:commentRangeEnd w:id="49"/>
      <w:r w:rsidR="002973F8">
        <w:rPr>
          <w:rStyle w:val="CommentReference"/>
          <w:lang w:val="en-US"/>
        </w:rPr>
        <w:commentReference w:id="49"/>
      </w:r>
    </w:p>
    <w:tbl>
      <w:tblPr>
        <w:tblW w:w="5000" w:type="pct"/>
        <w:tblInd w:w="57" w:type="dxa"/>
        <w:tblBorders>
          <w:top w:val="single" w:sz="4" w:space="0" w:color="auto"/>
          <w:bottom w:val="single" w:sz="4" w:space="0" w:color="auto"/>
          <w:insideH w:val="single" w:sz="4" w:space="0" w:color="808080"/>
        </w:tblBorders>
        <w:tblLook w:val="04A0" w:firstRow="1" w:lastRow="0" w:firstColumn="1" w:lastColumn="0" w:noHBand="0" w:noVBand="1"/>
      </w:tblPr>
      <w:tblGrid>
        <w:gridCol w:w="1305"/>
        <w:gridCol w:w="1044"/>
        <w:gridCol w:w="1305"/>
        <w:gridCol w:w="2087"/>
        <w:gridCol w:w="3131"/>
        <w:gridCol w:w="1695"/>
        <w:gridCol w:w="1695"/>
        <w:gridCol w:w="1957"/>
      </w:tblGrid>
      <w:tr w:rsidR="0064794F" w:rsidRPr="00E77216" w14:paraId="428CD83C" w14:textId="77777777" w:rsidTr="4ABD469C">
        <w:trPr>
          <w:cantSplit/>
        </w:trPr>
        <w:tc>
          <w:tcPr>
            <w:tcW w:w="459" w:type="pct"/>
            <w:vMerge w:val="restart"/>
            <w:tcBorders>
              <w:top w:val="single" w:sz="4" w:space="0" w:color="auto"/>
              <w:bottom w:val="single" w:sz="4" w:space="0" w:color="auto"/>
            </w:tcBorders>
            <w:shd w:val="clear" w:color="auto" w:fill="auto"/>
            <w:vAlign w:val="bottom"/>
          </w:tcPr>
          <w:p w14:paraId="7CF7743B" w14:textId="77777777" w:rsidR="0064794F" w:rsidRPr="00E77216" w:rsidRDefault="0064794F" w:rsidP="00C64343">
            <w:pPr>
              <w:pStyle w:val="TableTop"/>
            </w:pPr>
          </w:p>
        </w:tc>
        <w:tc>
          <w:tcPr>
            <w:tcW w:w="367" w:type="pct"/>
            <w:vMerge w:val="restart"/>
            <w:tcBorders>
              <w:top w:val="single" w:sz="4" w:space="0" w:color="auto"/>
              <w:bottom w:val="single" w:sz="4" w:space="0" w:color="auto"/>
            </w:tcBorders>
            <w:shd w:val="clear" w:color="auto" w:fill="auto"/>
            <w:vAlign w:val="bottom"/>
          </w:tcPr>
          <w:p w14:paraId="3C32FF28" w14:textId="77777777" w:rsidR="0064794F" w:rsidRPr="00E77216" w:rsidRDefault="0064794F" w:rsidP="00C64343">
            <w:pPr>
              <w:pStyle w:val="TableTop"/>
            </w:pPr>
            <w:r w:rsidRPr="00E77216">
              <w:t>Control</w:t>
            </w:r>
          </w:p>
          <w:p w14:paraId="0B7387F6" w14:textId="77777777" w:rsidR="0064794F" w:rsidRPr="00E77216" w:rsidRDefault="0064794F" w:rsidP="00C64343">
            <w:pPr>
              <w:pStyle w:val="TableTop"/>
            </w:pPr>
            <w:r w:rsidRPr="00E77216">
              <w:t>Frequency</w:t>
            </w:r>
          </w:p>
        </w:tc>
        <w:tc>
          <w:tcPr>
            <w:tcW w:w="1193" w:type="pct"/>
            <w:gridSpan w:val="2"/>
            <w:tcBorders>
              <w:top w:val="single" w:sz="4" w:space="0" w:color="auto"/>
              <w:bottom w:val="single" w:sz="4" w:space="0" w:color="auto"/>
            </w:tcBorders>
            <w:shd w:val="clear" w:color="auto" w:fill="auto"/>
            <w:vAlign w:val="bottom"/>
          </w:tcPr>
          <w:p w14:paraId="6A33A774" w14:textId="77777777" w:rsidR="0064794F" w:rsidRPr="00E77216" w:rsidRDefault="0064794F" w:rsidP="00C64343">
            <w:pPr>
              <w:pStyle w:val="TableTop"/>
            </w:pPr>
            <w:r w:rsidRPr="00E77216">
              <w:t>Net</w:t>
            </w:r>
          </w:p>
          <w:p w14:paraId="5AAC0B18" w14:textId="77777777" w:rsidR="0064794F" w:rsidRPr="00E77216" w:rsidRDefault="0064794F" w:rsidP="00C64343">
            <w:pPr>
              <w:pStyle w:val="TableTop"/>
            </w:pPr>
            <w:r w:rsidRPr="00E77216">
              <w:t>Tolerance %</w:t>
            </w:r>
          </w:p>
        </w:tc>
        <w:tc>
          <w:tcPr>
            <w:tcW w:w="2981" w:type="pct"/>
            <w:gridSpan w:val="4"/>
            <w:tcBorders>
              <w:top w:val="single" w:sz="4" w:space="0" w:color="auto"/>
              <w:bottom w:val="single" w:sz="4" w:space="0" w:color="auto"/>
            </w:tcBorders>
            <w:shd w:val="clear" w:color="auto" w:fill="auto"/>
            <w:vAlign w:val="bottom"/>
          </w:tcPr>
          <w:p w14:paraId="15327E86" w14:textId="77777777" w:rsidR="0064794F" w:rsidRPr="00E77216" w:rsidRDefault="0064794F" w:rsidP="00C64343">
            <w:pPr>
              <w:pStyle w:val="TableTop"/>
            </w:pPr>
            <w:r w:rsidRPr="00E77216">
              <w:t>Rigging</w:t>
            </w:r>
          </w:p>
          <w:p w14:paraId="4D2C963F" w14:textId="77777777" w:rsidR="0064794F" w:rsidRPr="00E77216" w:rsidRDefault="0064794F" w:rsidP="00C64343">
            <w:pPr>
              <w:pStyle w:val="TableTop"/>
            </w:pPr>
            <w:r w:rsidRPr="00E77216">
              <w:t>Tolerance %</w:t>
            </w:r>
          </w:p>
        </w:tc>
      </w:tr>
      <w:tr w:rsidR="0064794F" w:rsidRPr="00E77216" w14:paraId="6584CCA4" w14:textId="77777777" w:rsidTr="4ABD469C">
        <w:trPr>
          <w:cantSplit/>
          <w:trHeight w:val="466"/>
        </w:trPr>
        <w:tc>
          <w:tcPr>
            <w:tcW w:w="459" w:type="pct"/>
            <w:vMerge/>
            <w:tcBorders>
              <w:top w:val="single" w:sz="4" w:space="0" w:color="auto"/>
            </w:tcBorders>
            <w:shd w:val="clear" w:color="auto" w:fill="auto"/>
          </w:tcPr>
          <w:p w14:paraId="30505E79" w14:textId="77777777" w:rsidR="0064794F" w:rsidRPr="00E77216" w:rsidRDefault="0064794F" w:rsidP="00C64343">
            <w:pPr>
              <w:pStyle w:val="table"/>
            </w:pPr>
          </w:p>
        </w:tc>
        <w:tc>
          <w:tcPr>
            <w:tcW w:w="367" w:type="pct"/>
            <w:vMerge/>
            <w:tcBorders>
              <w:top w:val="single" w:sz="4" w:space="0" w:color="auto"/>
            </w:tcBorders>
            <w:shd w:val="clear" w:color="auto" w:fill="auto"/>
          </w:tcPr>
          <w:p w14:paraId="16451848" w14:textId="77777777" w:rsidR="0064794F" w:rsidRPr="00E77216" w:rsidRDefault="0064794F" w:rsidP="00C64343">
            <w:pPr>
              <w:pStyle w:val="table"/>
            </w:pPr>
          </w:p>
        </w:tc>
        <w:tc>
          <w:tcPr>
            <w:tcW w:w="459" w:type="pct"/>
            <w:tcBorders>
              <w:top w:val="single" w:sz="4" w:space="0" w:color="auto"/>
            </w:tcBorders>
            <w:shd w:val="clear" w:color="auto" w:fill="auto"/>
            <w:vAlign w:val="center"/>
          </w:tcPr>
          <w:p w14:paraId="73C15134" w14:textId="77777777" w:rsidR="0064794F" w:rsidRPr="00E77216" w:rsidRDefault="0064794F" w:rsidP="00C64343">
            <w:pPr>
              <w:pStyle w:val="TableTop"/>
            </w:pPr>
            <w:r w:rsidRPr="00E77216">
              <w:t>Size &amp; length</w:t>
            </w:r>
          </w:p>
        </w:tc>
        <w:tc>
          <w:tcPr>
            <w:tcW w:w="734" w:type="pct"/>
            <w:tcBorders>
              <w:top w:val="single" w:sz="4" w:space="0" w:color="auto"/>
            </w:tcBorders>
            <w:shd w:val="clear" w:color="auto" w:fill="auto"/>
            <w:vAlign w:val="center"/>
          </w:tcPr>
          <w:p w14:paraId="5A5529EE" w14:textId="77777777" w:rsidR="0064794F" w:rsidRPr="00E77216" w:rsidRDefault="0064794F" w:rsidP="00C64343">
            <w:pPr>
              <w:pStyle w:val="TableTop"/>
            </w:pPr>
            <w:r w:rsidRPr="00E77216">
              <w:t>Meshes size</w:t>
            </w:r>
          </w:p>
        </w:tc>
        <w:tc>
          <w:tcPr>
            <w:tcW w:w="1101" w:type="pct"/>
            <w:tcBorders>
              <w:top w:val="single" w:sz="4" w:space="0" w:color="auto"/>
            </w:tcBorders>
            <w:shd w:val="clear" w:color="auto" w:fill="auto"/>
            <w:vAlign w:val="center"/>
          </w:tcPr>
          <w:p w14:paraId="10367AFC" w14:textId="77777777" w:rsidR="0064794F" w:rsidRPr="00E77216" w:rsidRDefault="0064794F" w:rsidP="00C64343">
            <w:pPr>
              <w:pStyle w:val="TableTop"/>
            </w:pPr>
            <w:r w:rsidRPr="00E77216">
              <w:t>Salvages and frames</w:t>
            </w:r>
          </w:p>
        </w:tc>
        <w:tc>
          <w:tcPr>
            <w:tcW w:w="596" w:type="pct"/>
            <w:tcBorders>
              <w:top w:val="single" w:sz="4" w:space="0" w:color="auto"/>
            </w:tcBorders>
            <w:shd w:val="clear" w:color="auto" w:fill="auto"/>
            <w:vAlign w:val="center"/>
          </w:tcPr>
          <w:p w14:paraId="1518E220" w14:textId="77777777" w:rsidR="0064794F" w:rsidRPr="00E77216" w:rsidRDefault="0064794F" w:rsidP="00C64343">
            <w:pPr>
              <w:pStyle w:val="TableTop"/>
            </w:pPr>
            <w:r w:rsidRPr="00E77216">
              <w:t>Groundrope</w:t>
            </w:r>
          </w:p>
        </w:tc>
        <w:tc>
          <w:tcPr>
            <w:tcW w:w="596" w:type="pct"/>
            <w:tcBorders>
              <w:top w:val="single" w:sz="4" w:space="0" w:color="auto"/>
            </w:tcBorders>
            <w:shd w:val="clear" w:color="auto" w:fill="auto"/>
            <w:vAlign w:val="center"/>
          </w:tcPr>
          <w:p w14:paraId="76A7B186" w14:textId="77777777" w:rsidR="0064794F" w:rsidRPr="00E77216" w:rsidRDefault="0064794F" w:rsidP="00C64343">
            <w:pPr>
              <w:pStyle w:val="TableTop"/>
            </w:pPr>
            <w:r w:rsidRPr="00E77216">
              <w:t>Rigging</w:t>
            </w:r>
          </w:p>
        </w:tc>
        <w:tc>
          <w:tcPr>
            <w:tcW w:w="688" w:type="pct"/>
            <w:tcBorders>
              <w:top w:val="single" w:sz="4" w:space="0" w:color="auto"/>
            </w:tcBorders>
            <w:shd w:val="clear" w:color="auto" w:fill="auto"/>
            <w:vAlign w:val="center"/>
          </w:tcPr>
          <w:p w14:paraId="1A5261F6" w14:textId="77777777" w:rsidR="0064794F" w:rsidRPr="00E77216" w:rsidRDefault="0064794F" w:rsidP="00C64343">
            <w:pPr>
              <w:pStyle w:val="TableTop"/>
            </w:pPr>
            <w:r w:rsidRPr="00E77216">
              <w:t>Doors</w:t>
            </w:r>
          </w:p>
        </w:tc>
      </w:tr>
      <w:tr w:rsidR="0064794F" w:rsidRPr="0078248E" w14:paraId="3552F005" w14:textId="77777777" w:rsidTr="4ABD469C">
        <w:trPr>
          <w:cantSplit/>
        </w:trPr>
        <w:tc>
          <w:tcPr>
            <w:tcW w:w="459" w:type="pct"/>
            <w:shd w:val="clear" w:color="auto" w:fill="auto"/>
          </w:tcPr>
          <w:p w14:paraId="32ABAB36" w14:textId="77777777" w:rsidR="0064794F" w:rsidRPr="007762CB" w:rsidRDefault="0064794F" w:rsidP="00C64343">
            <w:pPr>
              <w:pStyle w:val="table"/>
              <w:keepNext/>
              <w:widowControl w:val="0"/>
              <w:spacing w:before="120"/>
              <w:rPr>
                <w:sz w:val="16"/>
                <w:szCs w:val="16"/>
              </w:rPr>
            </w:pPr>
            <w:r w:rsidRPr="007762CB">
              <w:rPr>
                <w:sz w:val="16"/>
                <w:szCs w:val="16"/>
              </w:rPr>
              <w:t>Denmark</w:t>
            </w:r>
          </w:p>
        </w:tc>
        <w:tc>
          <w:tcPr>
            <w:tcW w:w="367" w:type="pct"/>
            <w:shd w:val="clear" w:color="auto" w:fill="auto"/>
          </w:tcPr>
          <w:p w14:paraId="7ED40537" w14:textId="77777777" w:rsidR="0064794F" w:rsidRPr="007762CB" w:rsidRDefault="0064794F" w:rsidP="00C64343">
            <w:pPr>
              <w:pStyle w:val="table"/>
              <w:keepNext/>
              <w:widowControl w:val="0"/>
              <w:spacing w:before="120"/>
              <w:rPr>
                <w:sz w:val="16"/>
                <w:szCs w:val="16"/>
              </w:rPr>
            </w:pPr>
            <w:r w:rsidRPr="007762CB">
              <w:rPr>
                <w:sz w:val="16"/>
                <w:szCs w:val="16"/>
              </w:rPr>
              <w:t>As required</w:t>
            </w:r>
          </w:p>
        </w:tc>
        <w:tc>
          <w:tcPr>
            <w:tcW w:w="459" w:type="pct"/>
            <w:shd w:val="clear" w:color="auto" w:fill="auto"/>
          </w:tcPr>
          <w:p w14:paraId="26D8FD94" w14:textId="77777777" w:rsidR="0064794F" w:rsidRPr="007762CB" w:rsidRDefault="0064794F" w:rsidP="00C64343">
            <w:pPr>
              <w:pStyle w:val="table"/>
              <w:keepNext/>
              <w:widowControl w:val="0"/>
              <w:spacing w:before="120"/>
              <w:rPr>
                <w:sz w:val="16"/>
                <w:szCs w:val="16"/>
              </w:rPr>
            </w:pPr>
            <w:r w:rsidRPr="007762CB">
              <w:rPr>
                <w:sz w:val="16"/>
                <w:szCs w:val="16"/>
              </w:rPr>
              <w:t>As described in check sheets</w:t>
            </w:r>
          </w:p>
        </w:tc>
        <w:tc>
          <w:tcPr>
            <w:tcW w:w="734" w:type="pct"/>
            <w:shd w:val="clear" w:color="auto" w:fill="auto"/>
          </w:tcPr>
          <w:p w14:paraId="6D84CE23" w14:textId="77777777" w:rsidR="0064794F" w:rsidRPr="007762CB" w:rsidRDefault="0064794F" w:rsidP="00C64343">
            <w:pPr>
              <w:pStyle w:val="table"/>
              <w:keepNext/>
              <w:widowControl w:val="0"/>
              <w:spacing w:before="120"/>
              <w:rPr>
                <w:sz w:val="16"/>
                <w:szCs w:val="16"/>
              </w:rPr>
            </w:pPr>
            <w:r w:rsidRPr="007762CB">
              <w:rPr>
                <w:sz w:val="16"/>
                <w:szCs w:val="16"/>
              </w:rPr>
              <w:t>As described in check sheets</w:t>
            </w:r>
          </w:p>
        </w:tc>
        <w:tc>
          <w:tcPr>
            <w:tcW w:w="1101" w:type="pct"/>
            <w:shd w:val="clear" w:color="auto" w:fill="auto"/>
          </w:tcPr>
          <w:p w14:paraId="1AE4F779" w14:textId="77777777" w:rsidR="0064794F" w:rsidRPr="007762CB" w:rsidRDefault="0064794F" w:rsidP="00C64343">
            <w:pPr>
              <w:pStyle w:val="table"/>
              <w:keepNext/>
              <w:widowControl w:val="0"/>
              <w:spacing w:before="120"/>
              <w:rPr>
                <w:sz w:val="16"/>
                <w:szCs w:val="16"/>
              </w:rPr>
            </w:pPr>
            <w:r w:rsidRPr="007762CB">
              <w:rPr>
                <w:sz w:val="16"/>
                <w:szCs w:val="16"/>
              </w:rPr>
              <w:t>As described in check sheets</w:t>
            </w:r>
          </w:p>
        </w:tc>
        <w:tc>
          <w:tcPr>
            <w:tcW w:w="596" w:type="pct"/>
            <w:shd w:val="clear" w:color="auto" w:fill="auto"/>
          </w:tcPr>
          <w:p w14:paraId="5CF6A004" w14:textId="77777777" w:rsidR="0064794F" w:rsidRPr="007762CB" w:rsidRDefault="0064794F" w:rsidP="00C64343">
            <w:pPr>
              <w:pStyle w:val="table"/>
              <w:keepNext/>
              <w:widowControl w:val="0"/>
              <w:spacing w:before="120"/>
              <w:rPr>
                <w:sz w:val="16"/>
                <w:szCs w:val="16"/>
              </w:rPr>
            </w:pPr>
            <w:r w:rsidRPr="007762CB">
              <w:rPr>
                <w:sz w:val="16"/>
                <w:szCs w:val="16"/>
              </w:rPr>
              <w:t>As described in check sheets</w:t>
            </w:r>
          </w:p>
        </w:tc>
        <w:tc>
          <w:tcPr>
            <w:tcW w:w="596" w:type="pct"/>
            <w:shd w:val="clear" w:color="auto" w:fill="auto"/>
          </w:tcPr>
          <w:p w14:paraId="7C65A918" w14:textId="77777777" w:rsidR="0064794F" w:rsidRPr="007762CB" w:rsidRDefault="0064794F" w:rsidP="00C64343">
            <w:pPr>
              <w:pStyle w:val="table"/>
              <w:keepNext/>
              <w:widowControl w:val="0"/>
              <w:spacing w:before="120"/>
              <w:rPr>
                <w:sz w:val="16"/>
                <w:szCs w:val="16"/>
              </w:rPr>
            </w:pPr>
            <w:r w:rsidRPr="007762CB">
              <w:rPr>
                <w:sz w:val="16"/>
                <w:szCs w:val="16"/>
              </w:rPr>
              <w:t>As described in check sheets</w:t>
            </w:r>
          </w:p>
        </w:tc>
        <w:tc>
          <w:tcPr>
            <w:tcW w:w="688" w:type="pct"/>
            <w:shd w:val="clear" w:color="auto" w:fill="auto"/>
          </w:tcPr>
          <w:p w14:paraId="6314F048" w14:textId="77777777" w:rsidR="0064794F" w:rsidRPr="007762CB" w:rsidRDefault="0064794F" w:rsidP="00C64343">
            <w:pPr>
              <w:pStyle w:val="table"/>
              <w:keepNext/>
              <w:widowControl w:val="0"/>
              <w:spacing w:before="120"/>
              <w:rPr>
                <w:sz w:val="16"/>
                <w:szCs w:val="16"/>
              </w:rPr>
            </w:pPr>
            <w:r w:rsidRPr="007762CB">
              <w:rPr>
                <w:sz w:val="16"/>
                <w:szCs w:val="16"/>
              </w:rPr>
              <w:t xml:space="preserve">As described in check </w:t>
            </w:r>
            <w:commentRangeStart w:id="50"/>
            <w:r w:rsidRPr="007762CB">
              <w:rPr>
                <w:sz w:val="16"/>
                <w:szCs w:val="16"/>
              </w:rPr>
              <w:t>sheets</w:t>
            </w:r>
            <w:commentRangeEnd w:id="50"/>
            <w:r w:rsidR="00C17FA7">
              <w:rPr>
                <w:rStyle w:val="CommentReference"/>
                <w:noProof w:val="0"/>
                <w:lang w:val="en-US"/>
              </w:rPr>
              <w:commentReference w:id="50"/>
            </w:r>
          </w:p>
        </w:tc>
      </w:tr>
      <w:tr w:rsidR="0064794F" w:rsidRPr="0078248E" w14:paraId="43929513" w14:textId="77777777" w:rsidTr="4ABD469C">
        <w:trPr>
          <w:cantSplit/>
        </w:trPr>
        <w:tc>
          <w:tcPr>
            <w:tcW w:w="459" w:type="pct"/>
            <w:shd w:val="clear" w:color="auto" w:fill="auto"/>
          </w:tcPr>
          <w:p w14:paraId="49CEBEF1" w14:textId="77777777" w:rsidR="0064794F" w:rsidRPr="007762CB" w:rsidRDefault="0064794F" w:rsidP="00C64343">
            <w:pPr>
              <w:pStyle w:val="table"/>
              <w:rPr>
                <w:sz w:val="16"/>
                <w:szCs w:val="16"/>
              </w:rPr>
            </w:pPr>
            <w:r w:rsidRPr="007762CB">
              <w:rPr>
                <w:sz w:val="16"/>
                <w:szCs w:val="16"/>
              </w:rPr>
              <w:t>England</w:t>
            </w:r>
          </w:p>
        </w:tc>
        <w:tc>
          <w:tcPr>
            <w:tcW w:w="367" w:type="pct"/>
            <w:shd w:val="clear" w:color="auto" w:fill="auto"/>
          </w:tcPr>
          <w:p w14:paraId="1B7FF633" w14:textId="77777777" w:rsidR="0064794F" w:rsidRPr="007762CB" w:rsidRDefault="0064794F" w:rsidP="00C64343">
            <w:pPr>
              <w:pStyle w:val="table"/>
              <w:rPr>
                <w:sz w:val="16"/>
                <w:szCs w:val="16"/>
              </w:rPr>
            </w:pPr>
            <w:r w:rsidRPr="007762CB">
              <w:rPr>
                <w:sz w:val="16"/>
                <w:szCs w:val="16"/>
              </w:rPr>
              <w:t>Annually</w:t>
            </w:r>
          </w:p>
        </w:tc>
        <w:tc>
          <w:tcPr>
            <w:tcW w:w="459" w:type="pct"/>
            <w:shd w:val="clear" w:color="auto" w:fill="auto"/>
          </w:tcPr>
          <w:p w14:paraId="1714C36B" w14:textId="77777777" w:rsidR="0064794F" w:rsidRPr="007762CB" w:rsidRDefault="0064794F" w:rsidP="00C64343">
            <w:pPr>
              <w:pStyle w:val="table"/>
              <w:rPr>
                <w:sz w:val="16"/>
                <w:szCs w:val="16"/>
              </w:rPr>
            </w:pPr>
            <w:r w:rsidRPr="007762CB">
              <w:rPr>
                <w:sz w:val="16"/>
                <w:szCs w:val="16"/>
              </w:rPr>
              <w:t>± 5</w:t>
            </w:r>
            <w:r w:rsidR="007A3767" w:rsidRPr="007762CB">
              <w:rPr>
                <w:sz w:val="16"/>
                <w:szCs w:val="16"/>
              </w:rPr>
              <w:t>%</w:t>
            </w:r>
          </w:p>
          <w:p w14:paraId="12999EE4" w14:textId="77777777" w:rsidR="0064794F" w:rsidRPr="007762CB" w:rsidRDefault="0064794F" w:rsidP="00C64343">
            <w:pPr>
              <w:pStyle w:val="table"/>
              <w:rPr>
                <w:sz w:val="16"/>
                <w:szCs w:val="16"/>
              </w:rPr>
            </w:pPr>
            <w:r w:rsidRPr="007762CB">
              <w:rPr>
                <w:sz w:val="16"/>
                <w:szCs w:val="16"/>
              </w:rPr>
              <w:t>(length)</w:t>
            </w:r>
          </w:p>
          <w:p w14:paraId="2A713B17" w14:textId="77777777" w:rsidR="0064794F" w:rsidRPr="007762CB" w:rsidRDefault="0064794F" w:rsidP="00C64343">
            <w:pPr>
              <w:pStyle w:val="table"/>
              <w:rPr>
                <w:sz w:val="16"/>
                <w:szCs w:val="16"/>
              </w:rPr>
            </w:pPr>
          </w:p>
        </w:tc>
        <w:tc>
          <w:tcPr>
            <w:tcW w:w="734" w:type="pct"/>
            <w:shd w:val="clear" w:color="auto" w:fill="auto"/>
          </w:tcPr>
          <w:p w14:paraId="54F4A5EA" w14:textId="77777777" w:rsidR="0064794F" w:rsidRPr="007762CB" w:rsidRDefault="0064794F" w:rsidP="00C64343">
            <w:pPr>
              <w:pStyle w:val="table"/>
              <w:rPr>
                <w:sz w:val="16"/>
                <w:szCs w:val="16"/>
              </w:rPr>
            </w:pPr>
            <w:r w:rsidRPr="007762CB">
              <w:rPr>
                <w:sz w:val="16"/>
                <w:szCs w:val="16"/>
              </w:rPr>
              <w:t xml:space="preserve"> ± 2 meshes</w:t>
            </w:r>
          </w:p>
        </w:tc>
        <w:tc>
          <w:tcPr>
            <w:tcW w:w="1101" w:type="pct"/>
            <w:shd w:val="clear" w:color="auto" w:fill="auto"/>
          </w:tcPr>
          <w:p w14:paraId="488DE390" w14:textId="77777777" w:rsidR="0064794F" w:rsidRPr="007762CB" w:rsidRDefault="0064794F" w:rsidP="00C64343">
            <w:pPr>
              <w:pStyle w:val="table"/>
              <w:rPr>
                <w:sz w:val="16"/>
                <w:szCs w:val="16"/>
              </w:rPr>
            </w:pPr>
            <w:r w:rsidRPr="007762CB">
              <w:rPr>
                <w:sz w:val="16"/>
                <w:szCs w:val="16"/>
              </w:rPr>
              <w:t>± 5cm  (length)</w:t>
            </w:r>
          </w:p>
          <w:p w14:paraId="065FF830" w14:textId="77777777" w:rsidR="0064794F" w:rsidRPr="007762CB" w:rsidRDefault="0064794F" w:rsidP="00C64343">
            <w:pPr>
              <w:pStyle w:val="table"/>
              <w:rPr>
                <w:sz w:val="16"/>
                <w:szCs w:val="16"/>
              </w:rPr>
            </w:pPr>
            <w:r w:rsidRPr="007762CB">
              <w:rPr>
                <w:sz w:val="16"/>
                <w:szCs w:val="16"/>
              </w:rPr>
              <w:t>difference port side / starboard ± 5 cm</w:t>
            </w:r>
          </w:p>
        </w:tc>
        <w:tc>
          <w:tcPr>
            <w:tcW w:w="596" w:type="pct"/>
            <w:shd w:val="clear" w:color="auto" w:fill="auto"/>
          </w:tcPr>
          <w:p w14:paraId="2AC0F9FE" w14:textId="77777777" w:rsidR="0064794F" w:rsidRPr="007762CB" w:rsidRDefault="0064794F" w:rsidP="00C64343">
            <w:pPr>
              <w:pStyle w:val="table"/>
              <w:rPr>
                <w:sz w:val="16"/>
                <w:szCs w:val="16"/>
              </w:rPr>
            </w:pPr>
            <w:r w:rsidRPr="007762CB">
              <w:rPr>
                <w:sz w:val="16"/>
                <w:szCs w:val="16"/>
              </w:rPr>
              <w:t>± 5cm (length)</w:t>
            </w:r>
          </w:p>
          <w:p w14:paraId="484353B9" w14:textId="77777777" w:rsidR="0064794F" w:rsidRPr="007762CB" w:rsidRDefault="0064794F" w:rsidP="00C64343">
            <w:pPr>
              <w:pStyle w:val="table"/>
              <w:rPr>
                <w:sz w:val="16"/>
                <w:szCs w:val="16"/>
              </w:rPr>
            </w:pPr>
          </w:p>
        </w:tc>
        <w:tc>
          <w:tcPr>
            <w:tcW w:w="596" w:type="pct"/>
            <w:shd w:val="clear" w:color="auto" w:fill="auto"/>
          </w:tcPr>
          <w:p w14:paraId="59EFC0DD" w14:textId="77777777" w:rsidR="0064794F" w:rsidRPr="007762CB" w:rsidRDefault="0064794F" w:rsidP="00C64343">
            <w:pPr>
              <w:pStyle w:val="table"/>
              <w:rPr>
                <w:sz w:val="16"/>
                <w:szCs w:val="16"/>
              </w:rPr>
            </w:pPr>
            <w:r w:rsidRPr="007762CB">
              <w:rPr>
                <w:sz w:val="16"/>
                <w:szCs w:val="16"/>
              </w:rPr>
              <w:t>± 5</w:t>
            </w:r>
            <w:r w:rsidR="007A3767" w:rsidRPr="007762CB">
              <w:rPr>
                <w:sz w:val="16"/>
                <w:szCs w:val="16"/>
              </w:rPr>
              <w:t>%</w:t>
            </w:r>
            <w:r w:rsidRPr="007762CB">
              <w:rPr>
                <w:sz w:val="16"/>
                <w:szCs w:val="16"/>
              </w:rPr>
              <w:t xml:space="preserve"> (length)</w:t>
            </w:r>
          </w:p>
          <w:p w14:paraId="5DC6C443" w14:textId="77777777" w:rsidR="0064794F" w:rsidRPr="007762CB" w:rsidRDefault="0064794F" w:rsidP="00C64343">
            <w:pPr>
              <w:pStyle w:val="table"/>
              <w:rPr>
                <w:sz w:val="16"/>
                <w:szCs w:val="16"/>
              </w:rPr>
            </w:pPr>
          </w:p>
        </w:tc>
        <w:tc>
          <w:tcPr>
            <w:tcW w:w="688" w:type="pct"/>
            <w:shd w:val="clear" w:color="auto" w:fill="auto"/>
          </w:tcPr>
          <w:p w14:paraId="2D642059" w14:textId="77777777" w:rsidR="0064794F" w:rsidRPr="007762CB" w:rsidRDefault="0064794F" w:rsidP="00C64343">
            <w:pPr>
              <w:pStyle w:val="table"/>
              <w:rPr>
                <w:sz w:val="16"/>
                <w:szCs w:val="16"/>
              </w:rPr>
            </w:pPr>
            <w:r w:rsidRPr="007762CB">
              <w:rPr>
                <w:sz w:val="16"/>
                <w:szCs w:val="16"/>
              </w:rPr>
              <w:t>± 5</w:t>
            </w:r>
            <w:r w:rsidR="007A3767" w:rsidRPr="007762CB">
              <w:rPr>
                <w:sz w:val="16"/>
                <w:szCs w:val="16"/>
              </w:rPr>
              <w:t>%</w:t>
            </w:r>
            <w:r w:rsidRPr="007762CB">
              <w:rPr>
                <w:sz w:val="16"/>
                <w:szCs w:val="16"/>
              </w:rPr>
              <w:t xml:space="preserve"> (each door)</w:t>
            </w:r>
          </w:p>
          <w:p w14:paraId="7539C049" w14:textId="77777777" w:rsidR="0064794F" w:rsidRPr="007762CB" w:rsidRDefault="0064794F" w:rsidP="00C64343">
            <w:pPr>
              <w:pStyle w:val="table"/>
              <w:rPr>
                <w:sz w:val="16"/>
                <w:szCs w:val="16"/>
              </w:rPr>
            </w:pPr>
            <w:r w:rsidRPr="007762CB">
              <w:rPr>
                <w:sz w:val="16"/>
                <w:szCs w:val="16"/>
              </w:rPr>
              <w:t>± 2</w:t>
            </w:r>
            <w:r w:rsidR="007A3767" w:rsidRPr="007762CB">
              <w:rPr>
                <w:sz w:val="16"/>
                <w:szCs w:val="16"/>
              </w:rPr>
              <w:t>%</w:t>
            </w:r>
            <w:r w:rsidRPr="007762CB">
              <w:rPr>
                <w:sz w:val="16"/>
                <w:szCs w:val="16"/>
              </w:rPr>
              <w:t xml:space="preserve"> (between the 2 doors)</w:t>
            </w:r>
          </w:p>
        </w:tc>
      </w:tr>
      <w:tr w:rsidR="00C64343" w:rsidRPr="0078248E" w14:paraId="4BB80F8D" w14:textId="77777777" w:rsidTr="4ABD469C">
        <w:trPr>
          <w:cantSplit/>
        </w:trPr>
        <w:tc>
          <w:tcPr>
            <w:tcW w:w="459" w:type="pct"/>
            <w:shd w:val="clear" w:color="auto" w:fill="auto"/>
          </w:tcPr>
          <w:p w14:paraId="696DCABF" w14:textId="77777777" w:rsidR="00C64343" w:rsidRPr="007762CB" w:rsidRDefault="00C64343" w:rsidP="00C64343">
            <w:pPr>
              <w:pStyle w:val="table"/>
              <w:rPr>
                <w:sz w:val="16"/>
                <w:szCs w:val="16"/>
              </w:rPr>
            </w:pPr>
            <w:r w:rsidRPr="0078248E">
              <w:rPr>
                <w:sz w:val="16"/>
                <w:szCs w:val="16"/>
              </w:rPr>
              <w:t>Scotland</w:t>
            </w:r>
          </w:p>
        </w:tc>
        <w:tc>
          <w:tcPr>
            <w:tcW w:w="367" w:type="pct"/>
            <w:shd w:val="clear" w:color="auto" w:fill="auto"/>
          </w:tcPr>
          <w:p w14:paraId="34080137" w14:textId="77777777" w:rsidR="00C64343" w:rsidRPr="007762CB" w:rsidRDefault="00C64343" w:rsidP="00C64343">
            <w:pPr>
              <w:pStyle w:val="table"/>
              <w:rPr>
                <w:sz w:val="16"/>
                <w:szCs w:val="16"/>
              </w:rPr>
            </w:pPr>
            <w:r w:rsidRPr="0078248E">
              <w:rPr>
                <w:sz w:val="16"/>
                <w:szCs w:val="16"/>
              </w:rPr>
              <w:t>Prior to every survey</w:t>
            </w:r>
          </w:p>
        </w:tc>
        <w:tc>
          <w:tcPr>
            <w:tcW w:w="459" w:type="pct"/>
            <w:shd w:val="clear" w:color="auto" w:fill="auto"/>
          </w:tcPr>
          <w:p w14:paraId="3223702D" w14:textId="77777777" w:rsidR="00C64343" w:rsidRPr="007762CB" w:rsidRDefault="00C64343" w:rsidP="007A3767">
            <w:pPr>
              <w:pStyle w:val="table"/>
              <w:rPr>
                <w:sz w:val="16"/>
                <w:szCs w:val="16"/>
              </w:rPr>
            </w:pPr>
            <w:r w:rsidRPr="0078248E">
              <w:rPr>
                <w:sz w:val="16"/>
                <w:szCs w:val="16"/>
              </w:rPr>
              <w:t>0%</w:t>
            </w:r>
          </w:p>
        </w:tc>
        <w:tc>
          <w:tcPr>
            <w:tcW w:w="734" w:type="pct"/>
            <w:shd w:val="clear" w:color="auto" w:fill="auto"/>
          </w:tcPr>
          <w:p w14:paraId="149335FB" w14:textId="77777777" w:rsidR="00C64343" w:rsidRPr="007762CB" w:rsidRDefault="00C64343" w:rsidP="00C64343">
            <w:pPr>
              <w:pStyle w:val="table"/>
              <w:rPr>
                <w:sz w:val="16"/>
                <w:szCs w:val="16"/>
              </w:rPr>
            </w:pPr>
            <w:r w:rsidRPr="0078248E">
              <w:rPr>
                <w:sz w:val="16"/>
                <w:szCs w:val="16"/>
              </w:rPr>
              <w:t>Must conform to length and count of meshes in standard net plan.</w:t>
            </w:r>
          </w:p>
        </w:tc>
        <w:tc>
          <w:tcPr>
            <w:tcW w:w="1101" w:type="pct"/>
            <w:shd w:val="clear" w:color="auto" w:fill="auto"/>
          </w:tcPr>
          <w:p w14:paraId="6E8AAA88" w14:textId="77777777" w:rsidR="00C64343" w:rsidRPr="007762CB" w:rsidRDefault="00C64343" w:rsidP="00C64343">
            <w:pPr>
              <w:pStyle w:val="table"/>
              <w:rPr>
                <w:sz w:val="16"/>
                <w:szCs w:val="16"/>
              </w:rPr>
            </w:pPr>
            <w:r w:rsidRPr="0078248E">
              <w:rPr>
                <w:sz w:val="16"/>
                <w:szCs w:val="16"/>
              </w:rPr>
              <w:t>Length must match standard net plan otherwise replaced.</w:t>
            </w:r>
          </w:p>
        </w:tc>
        <w:tc>
          <w:tcPr>
            <w:tcW w:w="596" w:type="pct"/>
            <w:shd w:val="clear" w:color="auto" w:fill="auto"/>
          </w:tcPr>
          <w:p w14:paraId="58BD2721" w14:textId="77777777" w:rsidR="00C64343" w:rsidRPr="007762CB" w:rsidRDefault="00C64343" w:rsidP="00C64343">
            <w:pPr>
              <w:pStyle w:val="table"/>
              <w:rPr>
                <w:sz w:val="16"/>
                <w:szCs w:val="16"/>
              </w:rPr>
            </w:pPr>
            <w:r w:rsidRPr="0078248E">
              <w:rPr>
                <w:sz w:val="16"/>
                <w:szCs w:val="16"/>
              </w:rPr>
              <w:t>+ 3cm (length)</w:t>
            </w:r>
          </w:p>
        </w:tc>
        <w:tc>
          <w:tcPr>
            <w:tcW w:w="596" w:type="pct"/>
            <w:shd w:val="clear" w:color="auto" w:fill="auto"/>
          </w:tcPr>
          <w:p w14:paraId="6B93036A" w14:textId="77777777" w:rsidR="00C64343" w:rsidRPr="007762CB" w:rsidRDefault="00C64343" w:rsidP="00C64343">
            <w:pPr>
              <w:pStyle w:val="table"/>
              <w:rPr>
                <w:sz w:val="16"/>
                <w:szCs w:val="16"/>
              </w:rPr>
            </w:pPr>
            <w:r w:rsidRPr="0078248E">
              <w:rPr>
                <w:sz w:val="16"/>
                <w:szCs w:val="16"/>
              </w:rPr>
              <w:t>+0.3% (length)</w:t>
            </w:r>
          </w:p>
        </w:tc>
        <w:tc>
          <w:tcPr>
            <w:tcW w:w="688" w:type="pct"/>
            <w:shd w:val="clear" w:color="auto" w:fill="auto"/>
          </w:tcPr>
          <w:p w14:paraId="01F6DEF7" w14:textId="77777777" w:rsidR="00C64343" w:rsidRPr="0078248E" w:rsidRDefault="00C64343" w:rsidP="00C64343">
            <w:pPr>
              <w:spacing w:before="0" w:after="0"/>
              <w:rPr>
                <w:sz w:val="16"/>
                <w:szCs w:val="16"/>
              </w:rPr>
            </w:pPr>
            <w:r w:rsidRPr="0078248E">
              <w:rPr>
                <w:sz w:val="16"/>
                <w:szCs w:val="16"/>
              </w:rPr>
              <w:t>± 5</w:t>
            </w:r>
            <w:r w:rsidR="007A3767" w:rsidRPr="0078248E">
              <w:rPr>
                <w:sz w:val="16"/>
                <w:szCs w:val="16"/>
              </w:rPr>
              <w:t>%</w:t>
            </w:r>
            <w:r w:rsidRPr="0078248E">
              <w:rPr>
                <w:sz w:val="16"/>
                <w:szCs w:val="16"/>
              </w:rPr>
              <w:t xml:space="preserve"> (each door)</w:t>
            </w:r>
          </w:p>
          <w:p w14:paraId="76D45B1B" w14:textId="77777777" w:rsidR="00C64343" w:rsidRPr="007762CB" w:rsidRDefault="00C64343" w:rsidP="00C64343">
            <w:pPr>
              <w:pStyle w:val="table"/>
              <w:rPr>
                <w:sz w:val="16"/>
                <w:szCs w:val="16"/>
              </w:rPr>
            </w:pPr>
          </w:p>
        </w:tc>
      </w:tr>
      <w:tr w:rsidR="0064794F" w:rsidRPr="0078248E" w14:paraId="6ED59222" w14:textId="77777777" w:rsidTr="4ABD469C">
        <w:tblPrEx>
          <w:tblLook w:val="0480" w:firstRow="0" w:lastRow="0" w:firstColumn="1" w:lastColumn="0" w:noHBand="0" w:noVBand="1"/>
        </w:tblPrEx>
        <w:trPr>
          <w:cantSplit/>
        </w:trPr>
        <w:tc>
          <w:tcPr>
            <w:tcW w:w="459" w:type="pct"/>
            <w:tcBorders>
              <w:top w:val="single" w:sz="4" w:space="0" w:color="auto"/>
              <w:bottom w:val="single" w:sz="4" w:space="0" w:color="auto"/>
            </w:tcBorders>
            <w:shd w:val="clear" w:color="auto" w:fill="auto"/>
            <w:vAlign w:val="bottom"/>
          </w:tcPr>
          <w:p w14:paraId="6F395EA0" w14:textId="77777777" w:rsidR="0064794F" w:rsidRPr="007762CB" w:rsidRDefault="0064794F" w:rsidP="007F666B">
            <w:pPr>
              <w:pStyle w:val="table"/>
              <w:widowControl w:val="0"/>
              <w:spacing w:before="120"/>
              <w:rPr>
                <w:sz w:val="16"/>
                <w:szCs w:val="16"/>
              </w:rPr>
            </w:pPr>
            <w:r w:rsidRPr="007762CB">
              <w:rPr>
                <w:sz w:val="16"/>
                <w:szCs w:val="16"/>
              </w:rPr>
              <w:t>Netherlands</w:t>
            </w:r>
          </w:p>
        </w:tc>
        <w:tc>
          <w:tcPr>
            <w:tcW w:w="367" w:type="pct"/>
            <w:tcBorders>
              <w:top w:val="single" w:sz="4" w:space="0" w:color="auto"/>
              <w:bottom w:val="single" w:sz="4" w:space="0" w:color="auto"/>
            </w:tcBorders>
            <w:shd w:val="clear" w:color="auto" w:fill="auto"/>
            <w:vAlign w:val="bottom"/>
          </w:tcPr>
          <w:p w14:paraId="06F00821" w14:textId="77777777" w:rsidR="0064794F" w:rsidRPr="007762CB" w:rsidRDefault="0064794F" w:rsidP="007F666B">
            <w:pPr>
              <w:pStyle w:val="table"/>
              <w:widowControl w:val="0"/>
              <w:spacing w:before="120"/>
              <w:rPr>
                <w:sz w:val="16"/>
                <w:szCs w:val="16"/>
              </w:rPr>
            </w:pPr>
            <w:r w:rsidRPr="007762CB">
              <w:rPr>
                <w:sz w:val="16"/>
                <w:szCs w:val="16"/>
              </w:rPr>
              <w:t>As required</w:t>
            </w:r>
          </w:p>
        </w:tc>
        <w:tc>
          <w:tcPr>
            <w:tcW w:w="459" w:type="pct"/>
            <w:tcBorders>
              <w:top w:val="single" w:sz="4" w:space="0" w:color="auto"/>
              <w:bottom w:val="single" w:sz="4" w:space="0" w:color="auto"/>
            </w:tcBorders>
            <w:shd w:val="clear" w:color="auto" w:fill="auto"/>
            <w:vAlign w:val="bottom"/>
          </w:tcPr>
          <w:p w14:paraId="417491F6" w14:textId="77777777" w:rsidR="0064794F" w:rsidRPr="007762CB" w:rsidRDefault="0064794F" w:rsidP="007F666B">
            <w:pPr>
              <w:pStyle w:val="table"/>
              <w:widowControl w:val="0"/>
              <w:spacing w:before="120"/>
              <w:rPr>
                <w:sz w:val="16"/>
                <w:szCs w:val="16"/>
              </w:rPr>
            </w:pPr>
            <w:r w:rsidRPr="007762CB">
              <w:rPr>
                <w:sz w:val="16"/>
                <w:szCs w:val="16"/>
              </w:rPr>
              <w:t>As described in check sheets</w:t>
            </w:r>
          </w:p>
        </w:tc>
        <w:tc>
          <w:tcPr>
            <w:tcW w:w="734" w:type="pct"/>
            <w:tcBorders>
              <w:top w:val="single" w:sz="4" w:space="0" w:color="auto"/>
              <w:bottom w:val="single" w:sz="4" w:space="0" w:color="auto"/>
            </w:tcBorders>
            <w:shd w:val="clear" w:color="auto" w:fill="auto"/>
            <w:vAlign w:val="bottom"/>
          </w:tcPr>
          <w:p w14:paraId="30105825" w14:textId="77777777" w:rsidR="0064794F" w:rsidRPr="007762CB" w:rsidRDefault="0064794F" w:rsidP="007F666B">
            <w:pPr>
              <w:pStyle w:val="table"/>
              <w:widowControl w:val="0"/>
              <w:spacing w:before="120"/>
              <w:rPr>
                <w:sz w:val="16"/>
                <w:szCs w:val="16"/>
              </w:rPr>
            </w:pPr>
            <w:r w:rsidRPr="007762CB">
              <w:rPr>
                <w:sz w:val="16"/>
                <w:szCs w:val="16"/>
              </w:rPr>
              <w:t>As described in check sheets</w:t>
            </w:r>
          </w:p>
        </w:tc>
        <w:tc>
          <w:tcPr>
            <w:tcW w:w="1101" w:type="pct"/>
            <w:tcBorders>
              <w:top w:val="single" w:sz="4" w:space="0" w:color="auto"/>
              <w:bottom w:val="single" w:sz="4" w:space="0" w:color="auto"/>
            </w:tcBorders>
            <w:shd w:val="clear" w:color="auto" w:fill="auto"/>
            <w:vAlign w:val="bottom"/>
          </w:tcPr>
          <w:p w14:paraId="7E124BBE" w14:textId="77777777" w:rsidR="0064794F" w:rsidRPr="007762CB" w:rsidRDefault="0064794F" w:rsidP="007F666B">
            <w:pPr>
              <w:pStyle w:val="table"/>
              <w:widowControl w:val="0"/>
              <w:spacing w:before="120"/>
              <w:rPr>
                <w:sz w:val="16"/>
                <w:szCs w:val="16"/>
              </w:rPr>
            </w:pPr>
            <w:r w:rsidRPr="007762CB">
              <w:rPr>
                <w:sz w:val="16"/>
                <w:szCs w:val="16"/>
              </w:rPr>
              <w:t>As described in check sheets</w:t>
            </w:r>
          </w:p>
        </w:tc>
        <w:tc>
          <w:tcPr>
            <w:tcW w:w="596" w:type="pct"/>
            <w:tcBorders>
              <w:top w:val="single" w:sz="4" w:space="0" w:color="auto"/>
              <w:bottom w:val="single" w:sz="4" w:space="0" w:color="auto"/>
            </w:tcBorders>
            <w:shd w:val="clear" w:color="auto" w:fill="auto"/>
            <w:vAlign w:val="bottom"/>
          </w:tcPr>
          <w:p w14:paraId="1EF0C318" w14:textId="77777777" w:rsidR="0064794F" w:rsidRPr="007762CB" w:rsidRDefault="0064794F" w:rsidP="007F666B">
            <w:pPr>
              <w:pStyle w:val="table"/>
              <w:widowControl w:val="0"/>
              <w:spacing w:before="120"/>
              <w:rPr>
                <w:sz w:val="16"/>
                <w:szCs w:val="16"/>
              </w:rPr>
            </w:pPr>
            <w:r w:rsidRPr="007762CB">
              <w:rPr>
                <w:sz w:val="16"/>
                <w:szCs w:val="16"/>
              </w:rPr>
              <w:t>As described in check sheets</w:t>
            </w:r>
          </w:p>
        </w:tc>
        <w:tc>
          <w:tcPr>
            <w:tcW w:w="596" w:type="pct"/>
            <w:tcBorders>
              <w:top w:val="single" w:sz="4" w:space="0" w:color="auto"/>
              <w:bottom w:val="single" w:sz="4" w:space="0" w:color="auto"/>
            </w:tcBorders>
            <w:shd w:val="clear" w:color="auto" w:fill="auto"/>
            <w:vAlign w:val="bottom"/>
          </w:tcPr>
          <w:p w14:paraId="157927FE" w14:textId="77777777" w:rsidR="0064794F" w:rsidRPr="007762CB" w:rsidRDefault="0064794F" w:rsidP="007F666B">
            <w:pPr>
              <w:pStyle w:val="table"/>
              <w:widowControl w:val="0"/>
              <w:spacing w:before="120"/>
              <w:rPr>
                <w:sz w:val="16"/>
                <w:szCs w:val="16"/>
              </w:rPr>
            </w:pPr>
            <w:r w:rsidRPr="007762CB">
              <w:rPr>
                <w:sz w:val="16"/>
                <w:szCs w:val="16"/>
              </w:rPr>
              <w:t>As described in check sheets</w:t>
            </w:r>
          </w:p>
        </w:tc>
        <w:tc>
          <w:tcPr>
            <w:tcW w:w="688" w:type="pct"/>
            <w:tcBorders>
              <w:top w:val="single" w:sz="4" w:space="0" w:color="auto"/>
              <w:bottom w:val="single" w:sz="4" w:space="0" w:color="auto"/>
            </w:tcBorders>
            <w:shd w:val="clear" w:color="auto" w:fill="auto"/>
            <w:vAlign w:val="bottom"/>
          </w:tcPr>
          <w:p w14:paraId="63FFFE8F" w14:textId="77777777" w:rsidR="0064794F" w:rsidRPr="007762CB" w:rsidRDefault="0064794F" w:rsidP="007F666B">
            <w:pPr>
              <w:pStyle w:val="table"/>
              <w:widowControl w:val="0"/>
              <w:spacing w:before="120"/>
              <w:rPr>
                <w:sz w:val="16"/>
                <w:szCs w:val="16"/>
              </w:rPr>
            </w:pPr>
            <w:r w:rsidRPr="007762CB">
              <w:rPr>
                <w:sz w:val="16"/>
                <w:szCs w:val="16"/>
              </w:rPr>
              <w:t>As described in check sheets</w:t>
            </w:r>
          </w:p>
        </w:tc>
      </w:tr>
      <w:tr w:rsidR="0064794F" w:rsidRPr="0078248E" w14:paraId="282FAB41" w14:textId="77777777" w:rsidTr="4ABD469C">
        <w:tblPrEx>
          <w:tblLook w:val="0480" w:firstRow="0" w:lastRow="0" w:firstColumn="1" w:lastColumn="0" w:noHBand="0" w:noVBand="1"/>
        </w:tblPrEx>
        <w:trPr>
          <w:cantSplit/>
        </w:trPr>
        <w:tc>
          <w:tcPr>
            <w:tcW w:w="459" w:type="pct"/>
            <w:shd w:val="clear" w:color="auto" w:fill="auto"/>
          </w:tcPr>
          <w:p w14:paraId="1254088F" w14:textId="77777777" w:rsidR="0064794F" w:rsidRPr="007762CB" w:rsidRDefault="0064794F" w:rsidP="007F666B">
            <w:pPr>
              <w:pStyle w:val="table"/>
              <w:widowControl w:val="0"/>
              <w:spacing w:before="120"/>
              <w:rPr>
                <w:sz w:val="16"/>
                <w:szCs w:val="16"/>
              </w:rPr>
            </w:pPr>
            <w:r w:rsidRPr="007762CB">
              <w:rPr>
                <w:sz w:val="16"/>
                <w:szCs w:val="16"/>
              </w:rPr>
              <w:t>Germany</w:t>
            </w:r>
          </w:p>
        </w:tc>
        <w:tc>
          <w:tcPr>
            <w:tcW w:w="367" w:type="pct"/>
            <w:shd w:val="clear" w:color="auto" w:fill="auto"/>
          </w:tcPr>
          <w:p w14:paraId="3CD90022" w14:textId="4C92F89C" w:rsidR="0064794F" w:rsidRPr="007762CB" w:rsidRDefault="0078248E" w:rsidP="007F666B">
            <w:pPr>
              <w:pStyle w:val="table"/>
              <w:widowControl w:val="0"/>
              <w:spacing w:before="120"/>
              <w:rPr>
                <w:sz w:val="16"/>
                <w:szCs w:val="16"/>
              </w:rPr>
            </w:pPr>
            <w:r w:rsidRPr="0078248E">
              <w:rPr>
                <w:sz w:val="16"/>
                <w:szCs w:val="16"/>
              </w:rPr>
              <w:t>Prior to every survey</w:t>
            </w:r>
          </w:p>
        </w:tc>
        <w:tc>
          <w:tcPr>
            <w:tcW w:w="459" w:type="pct"/>
            <w:shd w:val="clear" w:color="auto" w:fill="auto"/>
          </w:tcPr>
          <w:p w14:paraId="6BE6FC4E" w14:textId="77777777" w:rsidR="0064794F" w:rsidRPr="007762CB" w:rsidRDefault="0064794F" w:rsidP="007F666B">
            <w:pPr>
              <w:pStyle w:val="table"/>
              <w:widowControl w:val="0"/>
              <w:spacing w:before="120"/>
              <w:rPr>
                <w:sz w:val="16"/>
                <w:szCs w:val="16"/>
              </w:rPr>
            </w:pPr>
            <w:r w:rsidRPr="007762CB">
              <w:rPr>
                <w:sz w:val="16"/>
                <w:szCs w:val="16"/>
              </w:rPr>
              <w:t xml:space="preserve">Expert judgement of </w:t>
            </w:r>
            <w:r w:rsidR="00816E06" w:rsidRPr="007762CB">
              <w:rPr>
                <w:sz w:val="16"/>
                <w:szCs w:val="16"/>
              </w:rPr>
              <w:t>netmaker</w:t>
            </w:r>
          </w:p>
        </w:tc>
        <w:tc>
          <w:tcPr>
            <w:tcW w:w="734" w:type="pct"/>
            <w:shd w:val="clear" w:color="auto" w:fill="auto"/>
          </w:tcPr>
          <w:p w14:paraId="176A2204" w14:textId="77777777" w:rsidR="0064794F" w:rsidRPr="007762CB" w:rsidRDefault="0064794F" w:rsidP="007F666B">
            <w:pPr>
              <w:pStyle w:val="table"/>
              <w:widowControl w:val="0"/>
              <w:spacing w:before="120"/>
              <w:rPr>
                <w:sz w:val="16"/>
                <w:szCs w:val="16"/>
              </w:rPr>
            </w:pPr>
            <w:r w:rsidRPr="007762CB">
              <w:rPr>
                <w:sz w:val="16"/>
                <w:szCs w:val="16"/>
              </w:rPr>
              <w:t xml:space="preserve">Expert judgement of </w:t>
            </w:r>
            <w:r w:rsidR="00816E06" w:rsidRPr="007762CB">
              <w:rPr>
                <w:sz w:val="16"/>
                <w:szCs w:val="16"/>
              </w:rPr>
              <w:t>netmaker</w:t>
            </w:r>
          </w:p>
        </w:tc>
        <w:tc>
          <w:tcPr>
            <w:tcW w:w="1101" w:type="pct"/>
            <w:shd w:val="clear" w:color="auto" w:fill="auto"/>
          </w:tcPr>
          <w:p w14:paraId="5DA7B9A9" w14:textId="77777777" w:rsidR="0064794F" w:rsidRPr="007762CB" w:rsidRDefault="0064794F" w:rsidP="007F666B">
            <w:pPr>
              <w:pStyle w:val="table"/>
              <w:widowControl w:val="0"/>
              <w:spacing w:before="120"/>
              <w:rPr>
                <w:sz w:val="16"/>
                <w:szCs w:val="16"/>
              </w:rPr>
            </w:pPr>
            <w:r w:rsidRPr="007762CB">
              <w:rPr>
                <w:sz w:val="16"/>
                <w:szCs w:val="16"/>
              </w:rPr>
              <w:t xml:space="preserve">Expert judgement of </w:t>
            </w:r>
            <w:r w:rsidR="00816E06" w:rsidRPr="007762CB">
              <w:rPr>
                <w:sz w:val="16"/>
                <w:szCs w:val="16"/>
              </w:rPr>
              <w:t>netmaker</w:t>
            </w:r>
          </w:p>
        </w:tc>
        <w:tc>
          <w:tcPr>
            <w:tcW w:w="596" w:type="pct"/>
            <w:shd w:val="clear" w:color="auto" w:fill="auto"/>
          </w:tcPr>
          <w:p w14:paraId="068A69CE" w14:textId="77777777" w:rsidR="0064794F" w:rsidRPr="007762CB" w:rsidRDefault="0064794F" w:rsidP="007F666B">
            <w:pPr>
              <w:pStyle w:val="table"/>
              <w:widowControl w:val="0"/>
              <w:spacing w:before="120"/>
              <w:rPr>
                <w:sz w:val="16"/>
                <w:szCs w:val="16"/>
              </w:rPr>
            </w:pPr>
            <w:r w:rsidRPr="007762CB">
              <w:rPr>
                <w:sz w:val="16"/>
                <w:szCs w:val="16"/>
              </w:rPr>
              <w:t xml:space="preserve">Expert judgement of </w:t>
            </w:r>
            <w:r w:rsidR="00816E06" w:rsidRPr="007762CB">
              <w:rPr>
                <w:sz w:val="16"/>
                <w:szCs w:val="16"/>
              </w:rPr>
              <w:t>netmaker</w:t>
            </w:r>
          </w:p>
        </w:tc>
        <w:tc>
          <w:tcPr>
            <w:tcW w:w="596" w:type="pct"/>
            <w:shd w:val="clear" w:color="auto" w:fill="auto"/>
          </w:tcPr>
          <w:p w14:paraId="0709BC69" w14:textId="77777777" w:rsidR="0064794F" w:rsidRPr="007762CB" w:rsidRDefault="0064794F" w:rsidP="007F666B">
            <w:pPr>
              <w:pStyle w:val="table"/>
              <w:widowControl w:val="0"/>
              <w:spacing w:before="120"/>
              <w:rPr>
                <w:sz w:val="16"/>
                <w:szCs w:val="16"/>
              </w:rPr>
            </w:pPr>
            <w:r w:rsidRPr="007762CB">
              <w:rPr>
                <w:sz w:val="16"/>
                <w:szCs w:val="16"/>
              </w:rPr>
              <w:t xml:space="preserve">Expert judgement of </w:t>
            </w:r>
            <w:r w:rsidR="00816E06" w:rsidRPr="007762CB">
              <w:rPr>
                <w:sz w:val="16"/>
                <w:szCs w:val="16"/>
              </w:rPr>
              <w:t>netmaker</w:t>
            </w:r>
          </w:p>
        </w:tc>
        <w:tc>
          <w:tcPr>
            <w:tcW w:w="688" w:type="pct"/>
            <w:shd w:val="clear" w:color="auto" w:fill="auto"/>
          </w:tcPr>
          <w:p w14:paraId="1B8DC0F1" w14:textId="77777777" w:rsidR="0064794F" w:rsidRPr="007762CB" w:rsidRDefault="0064794F" w:rsidP="007F666B">
            <w:pPr>
              <w:pStyle w:val="table"/>
              <w:widowControl w:val="0"/>
              <w:spacing w:before="120"/>
              <w:rPr>
                <w:sz w:val="16"/>
                <w:szCs w:val="16"/>
              </w:rPr>
            </w:pPr>
            <w:r w:rsidRPr="007762CB">
              <w:rPr>
                <w:sz w:val="16"/>
                <w:szCs w:val="16"/>
              </w:rPr>
              <w:t xml:space="preserve">Expert judgement of </w:t>
            </w:r>
            <w:r w:rsidR="00816E06" w:rsidRPr="007762CB">
              <w:rPr>
                <w:sz w:val="16"/>
                <w:szCs w:val="16"/>
              </w:rPr>
              <w:t>netmaker</w:t>
            </w:r>
          </w:p>
        </w:tc>
      </w:tr>
      <w:tr w:rsidR="0064794F" w:rsidRPr="0078248E" w14:paraId="21889B3B" w14:textId="77777777" w:rsidTr="4ABD469C">
        <w:tblPrEx>
          <w:tblLook w:val="0480" w:firstRow="0" w:lastRow="0" w:firstColumn="1" w:lastColumn="0" w:noHBand="0" w:noVBand="1"/>
        </w:tblPrEx>
        <w:trPr>
          <w:cantSplit/>
        </w:trPr>
        <w:tc>
          <w:tcPr>
            <w:tcW w:w="459" w:type="pct"/>
            <w:shd w:val="clear" w:color="auto" w:fill="auto"/>
          </w:tcPr>
          <w:p w14:paraId="47C99DF3" w14:textId="77777777" w:rsidR="0064794F" w:rsidRPr="007762CB" w:rsidRDefault="0064794F" w:rsidP="00C64343">
            <w:pPr>
              <w:pStyle w:val="table"/>
              <w:rPr>
                <w:sz w:val="16"/>
                <w:szCs w:val="16"/>
              </w:rPr>
            </w:pPr>
            <w:r w:rsidRPr="007762CB">
              <w:rPr>
                <w:sz w:val="16"/>
                <w:szCs w:val="16"/>
              </w:rPr>
              <w:t>Norway</w:t>
            </w:r>
          </w:p>
        </w:tc>
        <w:tc>
          <w:tcPr>
            <w:tcW w:w="367" w:type="pct"/>
            <w:shd w:val="clear" w:color="auto" w:fill="auto"/>
          </w:tcPr>
          <w:p w14:paraId="1CBD5C1B" w14:textId="7FA1A5EC" w:rsidR="0064794F" w:rsidRPr="007762CB" w:rsidRDefault="007C6113" w:rsidP="00C64343">
            <w:pPr>
              <w:pStyle w:val="table"/>
              <w:rPr>
                <w:sz w:val="16"/>
                <w:szCs w:val="16"/>
              </w:rPr>
            </w:pPr>
            <w:r w:rsidRPr="0078248E">
              <w:rPr>
                <w:sz w:val="16"/>
                <w:szCs w:val="16"/>
              </w:rPr>
              <w:t>Prior to every survey</w:t>
            </w:r>
          </w:p>
        </w:tc>
        <w:tc>
          <w:tcPr>
            <w:tcW w:w="459" w:type="pct"/>
            <w:shd w:val="clear" w:color="auto" w:fill="auto"/>
          </w:tcPr>
          <w:p w14:paraId="27832FB5" w14:textId="77777777" w:rsidR="0064794F" w:rsidRPr="007762CB" w:rsidRDefault="0064794F" w:rsidP="00C64343">
            <w:pPr>
              <w:pStyle w:val="table"/>
              <w:rPr>
                <w:sz w:val="16"/>
                <w:szCs w:val="16"/>
              </w:rPr>
            </w:pPr>
            <w:r w:rsidRPr="007762CB">
              <w:rPr>
                <w:sz w:val="16"/>
                <w:szCs w:val="16"/>
              </w:rPr>
              <w:t>As described in check sheets</w:t>
            </w:r>
          </w:p>
        </w:tc>
        <w:tc>
          <w:tcPr>
            <w:tcW w:w="734" w:type="pct"/>
            <w:shd w:val="clear" w:color="auto" w:fill="auto"/>
          </w:tcPr>
          <w:p w14:paraId="6EC9F98F" w14:textId="77777777" w:rsidR="0064794F" w:rsidRPr="007762CB" w:rsidRDefault="0064794F" w:rsidP="00C64343">
            <w:pPr>
              <w:pStyle w:val="table"/>
              <w:rPr>
                <w:sz w:val="16"/>
                <w:szCs w:val="16"/>
              </w:rPr>
            </w:pPr>
            <w:r w:rsidRPr="007762CB">
              <w:rPr>
                <w:sz w:val="16"/>
                <w:szCs w:val="16"/>
              </w:rPr>
              <w:t>As described in check sheets</w:t>
            </w:r>
          </w:p>
        </w:tc>
        <w:tc>
          <w:tcPr>
            <w:tcW w:w="1101" w:type="pct"/>
            <w:shd w:val="clear" w:color="auto" w:fill="auto"/>
          </w:tcPr>
          <w:p w14:paraId="5577D5BD" w14:textId="77777777" w:rsidR="0064794F" w:rsidRPr="007762CB" w:rsidRDefault="0064794F" w:rsidP="00C64343">
            <w:pPr>
              <w:pStyle w:val="table"/>
              <w:rPr>
                <w:sz w:val="16"/>
                <w:szCs w:val="16"/>
              </w:rPr>
            </w:pPr>
            <w:r w:rsidRPr="007762CB">
              <w:rPr>
                <w:sz w:val="16"/>
                <w:szCs w:val="16"/>
              </w:rPr>
              <w:t>As described in check sheets</w:t>
            </w:r>
          </w:p>
        </w:tc>
        <w:tc>
          <w:tcPr>
            <w:tcW w:w="596" w:type="pct"/>
            <w:shd w:val="clear" w:color="auto" w:fill="auto"/>
          </w:tcPr>
          <w:p w14:paraId="714F97FD" w14:textId="77777777" w:rsidR="0064794F" w:rsidRPr="007762CB" w:rsidRDefault="0064794F" w:rsidP="00C64343">
            <w:pPr>
              <w:pStyle w:val="table"/>
              <w:rPr>
                <w:sz w:val="16"/>
                <w:szCs w:val="16"/>
              </w:rPr>
            </w:pPr>
            <w:r w:rsidRPr="007762CB">
              <w:rPr>
                <w:sz w:val="16"/>
                <w:szCs w:val="16"/>
              </w:rPr>
              <w:t>As described in check sheets</w:t>
            </w:r>
          </w:p>
        </w:tc>
        <w:tc>
          <w:tcPr>
            <w:tcW w:w="596" w:type="pct"/>
            <w:shd w:val="clear" w:color="auto" w:fill="auto"/>
          </w:tcPr>
          <w:p w14:paraId="1586A712" w14:textId="77777777" w:rsidR="0064794F" w:rsidRPr="007762CB" w:rsidRDefault="0064794F" w:rsidP="00C64343">
            <w:pPr>
              <w:pStyle w:val="table"/>
              <w:rPr>
                <w:sz w:val="16"/>
                <w:szCs w:val="16"/>
              </w:rPr>
            </w:pPr>
            <w:r w:rsidRPr="007762CB">
              <w:rPr>
                <w:sz w:val="16"/>
                <w:szCs w:val="16"/>
              </w:rPr>
              <w:t>As described in check sheets</w:t>
            </w:r>
          </w:p>
        </w:tc>
        <w:tc>
          <w:tcPr>
            <w:tcW w:w="688" w:type="pct"/>
            <w:shd w:val="clear" w:color="auto" w:fill="auto"/>
          </w:tcPr>
          <w:p w14:paraId="69C40F37" w14:textId="77777777" w:rsidR="0064794F" w:rsidRPr="007762CB" w:rsidRDefault="0064794F" w:rsidP="00C64343">
            <w:pPr>
              <w:pStyle w:val="table"/>
              <w:rPr>
                <w:sz w:val="16"/>
                <w:szCs w:val="16"/>
              </w:rPr>
            </w:pPr>
            <w:r w:rsidRPr="007762CB">
              <w:rPr>
                <w:sz w:val="16"/>
                <w:szCs w:val="16"/>
              </w:rPr>
              <w:t>As described in check sheets</w:t>
            </w:r>
          </w:p>
        </w:tc>
      </w:tr>
      <w:tr w:rsidR="0064794F" w:rsidRPr="0078248E" w14:paraId="6C2AFC3C" w14:textId="77777777" w:rsidTr="4ABD469C">
        <w:tblPrEx>
          <w:tblLook w:val="0480" w:firstRow="0" w:lastRow="0" w:firstColumn="1" w:lastColumn="0" w:noHBand="0" w:noVBand="1"/>
        </w:tblPrEx>
        <w:trPr>
          <w:cantSplit/>
        </w:trPr>
        <w:tc>
          <w:tcPr>
            <w:tcW w:w="459" w:type="pct"/>
            <w:shd w:val="clear" w:color="auto" w:fill="auto"/>
          </w:tcPr>
          <w:p w14:paraId="10B7EFA4" w14:textId="77777777" w:rsidR="0064794F" w:rsidRPr="007762CB" w:rsidRDefault="0064794F" w:rsidP="00C64343">
            <w:pPr>
              <w:pStyle w:val="table"/>
              <w:rPr>
                <w:sz w:val="16"/>
                <w:szCs w:val="16"/>
              </w:rPr>
            </w:pPr>
            <w:r w:rsidRPr="007762CB">
              <w:rPr>
                <w:sz w:val="16"/>
                <w:szCs w:val="16"/>
              </w:rPr>
              <w:t>Sweden</w:t>
            </w:r>
          </w:p>
        </w:tc>
        <w:tc>
          <w:tcPr>
            <w:tcW w:w="367" w:type="pct"/>
            <w:shd w:val="clear" w:color="auto" w:fill="auto"/>
          </w:tcPr>
          <w:p w14:paraId="7B712BCF" w14:textId="3F04DFFC" w:rsidR="0064794F" w:rsidRPr="007762CB" w:rsidRDefault="0064794F" w:rsidP="00C64343">
            <w:pPr>
              <w:pStyle w:val="table"/>
              <w:rPr>
                <w:sz w:val="16"/>
                <w:szCs w:val="16"/>
              </w:rPr>
            </w:pPr>
            <w:r w:rsidRPr="007762CB">
              <w:rPr>
                <w:sz w:val="16"/>
                <w:szCs w:val="16"/>
              </w:rPr>
              <w:t>As required</w:t>
            </w:r>
            <w:r w:rsidR="4ABD469C" w:rsidRPr="007762CB">
              <w:rPr>
                <w:sz w:val="16"/>
                <w:szCs w:val="16"/>
              </w:rPr>
              <w:t xml:space="preserve"> </w:t>
            </w:r>
            <w:r w:rsidR="0078248E" w:rsidRPr="007762CB">
              <w:rPr>
                <w:sz w:val="16"/>
                <w:szCs w:val="16"/>
              </w:rPr>
              <w:t>(</w:t>
            </w:r>
            <w:r w:rsidR="4ABD469C" w:rsidRPr="007762CB">
              <w:rPr>
                <w:sz w:val="16"/>
                <w:szCs w:val="16"/>
              </w:rPr>
              <w:t>but at least once a year</w:t>
            </w:r>
            <w:r w:rsidR="0078248E" w:rsidRPr="007762CB">
              <w:rPr>
                <w:sz w:val="16"/>
                <w:szCs w:val="16"/>
              </w:rPr>
              <w:t>)</w:t>
            </w:r>
          </w:p>
        </w:tc>
        <w:tc>
          <w:tcPr>
            <w:tcW w:w="459" w:type="pct"/>
            <w:shd w:val="clear" w:color="auto" w:fill="auto"/>
          </w:tcPr>
          <w:p w14:paraId="3FAA9E1C" w14:textId="7767560D" w:rsidR="0064794F" w:rsidRPr="007762CB" w:rsidRDefault="0064794F" w:rsidP="00C64343">
            <w:pPr>
              <w:pStyle w:val="table"/>
              <w:rPr>
                <w:sz w:val="16"/>
                <w:szCs w:val="16"/>
              </w:rPr>
            </w:pPr>
            <w:r w:rsidRPr="007762CB">
              <w:rPr>
                <w:sz w:val="16"/>
                <w:szCs w:val="16"/>
              </w:rPr>
              <w:t>As described in</w:t>
            </w:r>
            <w:r w:rsidR="4ABD469C" w:rsidRPr="007762CB">
              <w:rPr>
                <w:sz w:val="16"/>
                <w:szCs w:val="16"/>
              </w:rPr>
              <w:t xml:space="preserve"> </w:t>
            </w:r>
            <w:r w:rsidRPr="007762CB">
              <w:rPr>
                <w:sz w:val="16"/>
                <w:szCs w:val="16"/>
              </w:rPr>
              <w:t>check sheets</w:t>
            </w:r>
          </w:p>
        </w:tc>
        <w:tc>
          <w:tcPr>
            <w:tcW w:w="734" w:type="pct"/>
            <w:shd w:val="clear" w:color="auto" w:fill="auto"/>
          </w:tcPr>
          <w:p w14:paraId="0F806008" w14:textId="77777777" w:rsidR="0064794F" w:rsidRPr="007762CB" w:rsidRDefault="0064794F" w:rsidP="00C64343">
            <w:pPr>
              <w:pStyle w:val="table"/>
              <w:rPr>
                <w:sz w:val="16"/>
                <w:szCs w:val="16"/>
              </w:rPr>
            </w:pPr>
            <w:r w:rsidRPr="007762CB">
              <w:rPr>
                <w:sz w:val="16"/>
                <w:szCs w:val="16"/>
              </w:rPr>
              <w:t>As described in check sheets</w:t>
            </w:r>
          </w:p>
        </w:tc>
        <w:tc>
          <w:tcPr>
            <w:tcW w:w="1101" w:type="pct"/>
            <w:shd w:val="clear" w:color="auto" w:fill="auto"/>
          </w:tcPr>
          <w:p w14:paraId="4AF0CDCD" w14:textId="77777777" w:rsidR="0064794F" w:rsidRPr="007762CB" w:rsidRDefault="0064794F" w:rsidP="00C64343">
            <w:pPr>
              <w:pStyle w:val="table"/>
              <w:rPr>
                <w:sz w:val="16"/>
                <w:szCs w:val="16"/>
              </w:rPr>
            </w:pPr>
            <w:r w:rsidRPr="007762CB">
              <w:rPr>
                <w:sz w:val="16"/>
                <w:szCs w:val="16"/>
              </w:rPr>
              <w:t>As described in check sheets</w:t>
            </w:r>
          </w:p>
        </w:tc>
        <w:tc>
          <w:tcPr>
            <w:tcW w:w="596" w:type="pct"/>
            <w:shd w:val="clear" w:color="auto" w:fill="auto"/>
          </w:tcPr>
          <w:p w14:paraId="13140279" w14:textId="77777777" w:rsidR="0064794F" w:rsidRPr="007762CB" w:rsidRDefault="0064794F" w:rsidP="00C64343">
            <w:pPr>
              <w:pStyle w:val="table"/>
              <w:rPr>
                <w:sz w:val="16"/>
                <w:szCs w:val="16"/>
              </w:rPr>
            </w:pPr>
            <w:r w:rsidRPr="007762CB">
              <w:rPr>
                <w:sz w:val="16"/>
                <w:szCs w:val="16"/>
              </w:rPr>
              <w:t>As described in check sheets</w:t>
            </w:r>
          </w:p>
        </w:tc>
        <w:tc>
          <w:tcPr>
            <w:tcW w:w="596" w:type="pct"/>
            <w:shd w:val="clear" w:color="auto" w:fill="auto"/>
          </w:tcPr>
          <w:p w14:paraId="01AF9D00" w14:textId="77777777" w:rsidR="0064794F" w:rsidRPr="007762CB" w:rsidRDefault="0064794F" w:rsidP="00C64343">
            <w:pPr>
              <w:pStyle w:val="table"/>
              <w:rPr>
                <w:sz w:val="16"/>
                <w:szCs w:val="16"/>
              </w:rPr>
            </w:pPr>
            <w:r w:rsidRPr="007762CB">
              <w:rPr>
                <w:sz w:val="16"/>
                <w:szCs w:val="16"/>
              </w:rPr>
              <w:t>As described in check sheets</w:t>
            </w:r>
          </w:p>
        </w:tc>
        <w:tc>
          <w:tcPr>
            <w:tcW w:w="688" w:type="pct"/>
            <w:shd w:val="clear" w:color="auto" w:fill="auto"/>
          </w:tcPr>
          <w:p w14:paraId="4926AF96" w14:textId="77777777" w:rsidR="0064794F" w:rsidRPr="007762CB" w:rsidRDefault="0064794F" w:rsidP="00C64343">
            <w:pPr>
              <w:pStyle w:val="table"/>
              <w:rPr>
                <w:sz w:val="16"/>
                <w:szCs w:val="16"/>
              </w:rPr>
            </w:pPr>
            <w:r w:rsidRPr="007762CB">
              <w:rPr>
                <w:sz w:val="16"/>
                <w:szCs w:val="16"/>
              </w:rPr>
              <w:t>As described in check sheets</w:t>
            </w:r>
          </w:p>
        </w:tc>
      </w:tr>
      <w:tr w:rsidR="0064794F" w:rsidRPr="0078248E" w14:paraId="62CDDC32" w14:textId="77777777" w:rsidTr="4ABD469C">
        <w:tblPrEx>
          <w:tblLook w:val="0480" w:firstRow="0" w:lastRow="0" w:firstColumn="1" w:lastColumn="0" w:noHBand="0" w:noVBand="1"/>
        </w:tblPrEx>
        <w:trPr>
          <w:cantSplit/>
        </w:trPr>
        <w:tc>
          <w:tcPr>
            <w:tcW w:w="459" w:type="pct"/>
            <w:shd w:val="clear" w:color="auto" w:fill="auto"/>
          </w:tcPr>
          <w:p w14:paraId="481B8C79" w14:textId="77777777" w:rsidR="0064794F" w:rsidRPr="007762CB" w:rsidRDefault="0064794F" w:rsidP="00C64343">
            <w:pPr>
              <w:pStyle w:val="table"/>
              <w:rPr>
                <w:sz w:val="16"/>
                <w:szCs w:val="16"/>
              </w:rPr>
            </w:pPr>
            <w:r w:rsidRPr="007762CB">
              <w:rPr>
                <w:sz w:val="16"/>
                <w:szCs w:val="16"/>
              </w:rPr>
              <w:t>France</w:t>
            </w:r>
          </w:p>
        </w:tc>
        <w:tc>
          <w:tcPr>
            <w:tcW w:w="367" w:type="pct"/>
            <w:shd w:val="clear" w:color="auto" w:fill="auto"/>
          </w:tcPr>
          <w:p w14:paraId="75698D43" w14:textId="525D32B9" w:rsidR="0064794F" w:rsidRPr="007762CB" w:rsidRDefault="0078248E" w:rsidP="00C64343">
            <w:pPr>
              <w:pStyle w:val="table"/>
              <w:rPr>
                <w:sz w:val="16"/>
                <w:szCs w:val="16"/>
              </w:rPr>
            </w:pPr>
            <w:commentRangeStart w:id="51"/>
            <w:r w:rsidRPr="007762CB">
              <w:rPr>
                <w:sz w:val="16"/>
                <w:szCs w:val="16"/>
              </w:rPr>
              <w:t>Annually</w:t>
            </w:r>
          </w:p>
          <w:p w14:paraId="6D5D444A" w14:textId="77777777" w:rsidR="0064794F" w:rsidRPr="007762CB" w:rsidRDefault="0064794F" w:rsidP="00C64343">
            <w:pPr>
              <w:pStyle w:val="table"/>
              <w:rPr>
                <w:sz w:val="16"/>
                <w:szCs w:val="16"/>
              </w:rPr>
            </w:pPr>
            <w:r w:rsidRPr="007762CB">
              <w:rPr>
                <w:sz w:val="16"/>
                <w:szCs w:val="16"/>
              </w:rPr>
              <w:t>(since 2010)</w:t>
            </w:r>
          </w:p>
        </w:tc>
        <w:tc>
          <w:tcPr>
            <w:tcW w:w="459" w:type="pct"/>
            <w:shd w:val="clear" w:color="auto" w:fill="auto"/>
          </w:tcPr>
          <w:p w14:paraId="2E11BBF3" w14:textId="77777777" w:rsidR="0064794F" w:rsidRPr="007762CB" w:rsidRDefault="0064794F" w:rsidP="00C64343">
            <w:pPr>
              <w:pStyle w:val="table"/>
              <w:rPr>
                <w:sz w:val="16"/>
                <w:szCs w:val="16"/>
              </w:rPr>
            </w:pPr>
            <w:r w:rsidRPr="007762CB">
              <w:rPr>
                <w:sz w:val="16"/>
                <w:szCs w:val="16"/>
              </w:rPr>
              <w:t>± 5</w:t>
            </w:r>
            <w:r w:rsidR="007A3767" w:rsidRPr="007762CB">
              <w:rPr>
                <w:sz w:val="16"/>
                <w:szCs w:val="16"/>
              </w:rPr>
              <w:t>%</w:t>
            </w:r>
          </w:p>
          <w:p w14:paraId="796436DC" w14:textId="77777777" w:rsidR="0064794F" w:rsidRPr="007762CB" w:rsidRDefault="0064794F" w:rsidP="00C64343">
            <w:pPr>
              <w:pStyle w:val="table"/>
              <w:rPr>
                <w:sz w:val="16"/>
                <w:szCs w:val="16"/>
              </w:rPr>
            </w:pPr>
            <w:r w:rsidRPr="007762CB">
              <w:rPr>
                <w:sz w:val="16"/>
                <w:szCs w:val="16"/>
              </w:rPr>
              <w:t>(length)</w:t>
            </w:r>
          </w:p>
          <w:p w14:paraId="1499911B" w14:textId="77777777" w:rsidR="0064794F" w:rsidRPr="007762CB" w:rsidRDefault="0064794F" w:rsidP="00C64343">
            <w:pPr>
              <w:pStyle w:val="table"/>
              <w:rPr>
                <w:sz w:val="16"/>
                <w:szCs w:val="16"/>
              </w:rPr>
            </w:pPr>
          </w:p>
        </w:tc>
        <w:tc>
          <w:tcPr>
            <w:tcW w:w="734" w:type="pct"/>
            <w:shd w:val="clear" w:color="auto" w:fill="auto"/>
          </w:tcPr>
          <w:p w14:paraId="626083F6" w14:textId="77777777" w:rsidR="0064794F" w:rsidRPr="007762CB" w:rsidRDefault="0064794F" w:rsidP="00C64343">
            <w:pPr>
              <w:pStyle w:val="table"/>
              <w:rPr>
                <w:sz w:val="16"/>
                <w:szCs w:val="16"/>
              </w:rPr>
            </w:pPr>
            <w:r w:rsidRPr="007762CB">
              <w:rPr>
                <w:sz w:val="16"/>
                <w:szCs w:val="16"/>
              </w:rPr>
              <w:t xml:space="preserve">Base : ± 1 mesh  </w:t>
            </w:r>
          </w:p>
          <w:p w14:paraId="2BB35553" w14:textId="77777777" w:rsidR="0064794F" w:rsidRPr="007762CB" w:rsidRDefault="0064794F" w:rsidP="00C64343">
            <w:pPr>
              <w:pStyle w:val="table"/>
              <w:rPr>
                <w:sz w:val="16"/>
                <w:szCs w:val="16"/>
              </w:rPr>
            </w:pPr>
            <w:r w:rsidRPr="007762CB">
              <w:rPr>
                <w:sz w:val="16"/>
                <w:szCs w:val="16"/>
              </w:rPr>
              <w:t xml:space="preserve">Height :  ± 1 mesh </w:t>
            </w:r>
          </w:p>
          <w:p w14:paraId="19DD2CA4" w14:textId="77777777" w:rsidR="0064794F" w:rsidRPr="007762CB" w:rsidRDefault="0064794F" w:rsidP="00C64343">
            <w:pPr>
              <w:pStyle w:val="table"/>
              <w:rPr>
                <w:sz w:val="16"/>
                <w:szCs w:val="16"/>
              </w:rPr>
            </w:pPr>
            <w:r w:rsidRPr="007762CB">
              <w:rPr>
                <w:sz w:val="16"/>
                <w:szCs w:val="16"/>
              </w:rPr>
              <w:t xml:space="preserve">Codend : ± 2 meshes </w:t>
            </w:r>
          </w:p>
          <w:p w14:paraId="55066119" w14:textId="77777777" w:rsidR="0064794F" w:rsidRPr="007762CB" w:rsidRDefault="0064794F" w:rsidP="00C64343">
            <w:pPr>
              <w:pStyle w:val="table"/>
              <w:rPr>
                <w:sz w:val="16"/>
                <w:szCs w:val="16"/>
              </w:rPr>
            </w:pPr>
            <w:r w:rsidRPr="007762CB">
              <w:rPr>
                <w:sz w:val="16"/>
                <w:szCs w:val="16"/>
              </w:rPr>
              <w:t xml:space="preserve">Double codend : ± 10 meshes  </w:t>
            </w:r>
          </w:p>
        </w:tc>
        <w:tc>
          <w:tcPr>
            <w:tcW w:w="1101" w:type="pct"/>
            <w:shd w:val="clear" w:color="auto" w:fill="auto"/>
          </w:tcPr>
          <w:p w14:paraId="70C7EDE5" w14:textId="77777777" w:rsidR="0064794F" w:rsidRPr="007762CB" w:rsidRDefault="0064794F" w:rsidP="00C64343">
            <w:pPr>
              <w:pStyle w:val="table"/>
              <w:rPr>
                <w:sz w:val="16"/>
                <w:szCs w:val="16"/>
              </w:rPr>
            </w:pPr>
            <w:r w:rsidRPr="007762CB">
              <w:rPr>
                <w:sz w:val="16"/>
                <w:szCs w:val="16"/>
              </w:rPr>
              <w:t>± 5cm  (length)</w:t>
            </w:r>
          </w:p>
          <w:p w14:paraId="40FE6706" w14:textId="77777777" w:rsidR="0064794F" w:rsidRPr="007762CB" w:rsidRDefault="0064794F" w:rsidP="00C64343">
            <w:pPr>
              <w:pStyle w:val="table"/>
              <w:rPr>
                <w:sz w:val="16"/>
                <w:szCs w:val="16"/>
              </w:rPr>
            </w:pPr>
            <w:r w:rsidRPr="007762CB">
              <w:rPr>
                <w:sz w:val="16"/>
                <w:szCs w:val="16"/>
              </w:rPr>
              <w:t>difference port side / starboard ± 5 cm</w:t>
            </w:r>
          </w:p>
        </w:tc>
        <w:tc>
          <w:tcPr>
            <w:tcW w:w="596" w:type="pct"/>
            <w:shd w:val="clear" w:color="auto" w:fill="auto"/>
          </w:tcPr>
          <w:p w14:paraId="7AC31C54" w14:textId="77777777" w:rsidR="0064794F" w:rsidRPr="007762CB" w:rsidRDefault="0064794F" w:rsidP="00C64343">
            <w:pPr>
              <w:pStyle w:val="table"/>
              <w:rPr>
                <w:sz w:val="16"/>
                <w:szCs w:val="16"/>
              </w:rPr>
            </w:pPr>
            <w:r w:rsidRPr="007762CB">
              <w:rPr>
                <w:sz w:val="16"/>
                <w:szCs w:val="16"/>
              </w:rPr>
              <w:t>± 5cm (length)</w:t>
            </w:r>
          </w:p>
          <w:p w14:paraId="2A22C9D6" w14:textId="77777777" w:rsidR="0064794F" w:rsidRPr="007762CB" w:rsidRDefault="0064794F" w:rsidP="00C64343">
            <w:pPr>
              <w:pStyle w:val="table"/>
              <w:rPr>
                <w:sz w:val="16"/>
                <w:szCs w:val="16"/>
              </w:rPr>
            </w:pPr>
          </w:p>
        </w:tc>
        <w:tc>
          <w:tcPr>
            <w:tcW w:w="596" w:type="pct"/>
            <w:shd w:val="clear" w:color="auto" w:fill="auto"/>
          </w:tcPr>
          <w:p w14:paraId="13A5F262" w14:textId="77777777" w:rsidR="0064794F" w:rsidRPr="007762CB" w:rsidRDefault="0064794F" w:rsidP="00C64343">
            <w:pPr>
              <w:pStyle w:val="table"/>
              <w:rPr>
                <w:sz w:val="16"/>
                <w:szCs w:val="16"/>
              </w:rPr>
            </w:pPr>
            <w:r w:rsidRPr="007762CB">
              <w:rPr>
                <w:sz w:val="16"/>
                <w:szCs w:val="16"/>
              </w:rPr>
              <w:t>± 5</w:t>
            </w:r>
            <w:r w:rsidR="007A3767" w:rsidRPr="007762CB">
              <w:rPr>
                <w:sz w:val="16"/>
                <w:szCs w:val="16"/>
              </w:rPr>
              <w:t>%</w:t>
            </w:r>
            <w:r w:rsidRPr="007762CB">
              <w:rPr>
                <w:sz w:val="16"/>
                <w:szCs w:val="16"/>
              </w:rPr>
              <w:t xml:space="preserve"> (length)</w:t>
            </w:r>
          </w:p>
          <w:p w14:paraId="605052B2" w14:textId="77777777" w:rsidR="0064794F" w:rsidRPr="007762CB" w:rsidRDefault="0064794F" w:rsidP="00C64343">
            <w:pPr>
              <w:pStyle w:val="table"/>
              <w:rPr>
                <w:sz w:val="16"/>
                <w:szCs w:val="16"/>
              </w:rPr>
            </w:pPr>
            <w:r w:rsidRPr="007762CB">
              <w:rPr>
                <w:sz w:val="16"/>
                <w:szCs w:val="16"/>
              </w:rPr>
              <w:t>±2mm. (diameter)</w:t>
            </w:r>
          </w:p>
        </w:tc>
        <w:tc>
          <w:tcPr>
            <w:tcW w:w="688" w:type="pct"/>
            <w:shd w:val="clear" w:color="auto" w:fill="auto"/>
          </w:tcPr>
          <w:p w14:paraId="0481603E" w14:textId="77777777" w:rsidR="0064794F" w:rsidRPr="007762CB" w:rsidRDefault="0064794F" w:rsidP="00C64343">
            <w:pPr>
              <w:pStyle w:val="table"/>
              <w:rPr>
                <w:sz w:val="16"/>
                <w:szCs w:val="16"/>
              </w:rPr>
            </w:pPr>
            <w:r w:rsidRPr="007762CB">
              <w:rPr>
                <w:sz w:val="16"/>
                <w:szCs w:val="16"/>
              </w:rPr>
              <w:t>± 5</w:t>
            </w:r>
            <w:r w:rsidR="007A3767" w:rsidRPr="007762CB">
              <w:rPr>
                <w:sz w:val="16"/>
                <w:szCs w:val="16"/>
              </w:rPr>
              <w:t>%</w:t>
            </w:r>
            <w:r w:rsidRPr="007762CB">
              <w:rPr>
                <w:sz w:val="16"/>
                <w:szCs w:val="16"/>
              </w:rPr>
              <w:t xml:space="preserve"> (each door)</w:t>
            </w:r>
          </w:p>
          <w:p w14:paraId="7255DB60" w14:textId="77777777" w:rsidR="0064794F" w:rsidRPr="007762CB" w:rsidRDefault="0064794F" w:rsidP="00C64343">
            <w:pPr>
              <w:pStyle w:val="table"/>
              <w:rPr>
                <w:sz w:val="16"/>
                <w:szCs w:val="16"/>
              </w:rPr>
            </w:pPr>
            <w:r w:rsidRPr="007762CB">
              <w:rPr>
                <w:sz w:val="16"/>
                <w:szCs w:val="16"/>
              </w:rPr>
              <w:t>± 2</w:t>
            </w:r>
            <w:r w:rsidR="007A3767" w:rsidRPr="007762CB">
              <w:rPr>
                <w:sz w:val="16"/>
                <w:szCs w:val="16"/>
              </w:rPr>
              <w:t>%</w:t>
            </w:r>
            <w:r w:rsidRPr="007762CB">
              <w:rPr>
                <w:sz w:val="16"/>
                <w:szCs w:val="16"/>
              </w:rPr>
              <w:t xml:space="preserve"> (between the 2 doors)</w:t>
            </w:r>
            <w:commentRangeEnd w:id="51"/>
            <w:r w:rsidR="00C555B1">
              <w:rPr>
                <w:rStyle w:val="CommentReference"/>
                <w:noProof w:val="0"/>
                <w:lang w:val="en-US"/>
              </w:rPr>
              <w:commentReference w:id="51"/>
            </w:r>
          </w:p>
        </w:tc>
      </w:tr>
    </w:tbl>
    <w:p w14:paraId="0E8560C7" w14:textId="77777777" w:rsidR="0064794F" w:rsidRPr="00E77216" w:rsidRDefault="0064794F" w:rsidP="0064794F">
      <w:pPr>
        <w:pStyle w:val="HeadinginTOC"/>
        <w:ind w:firstLine="0"/>
        <w:sectPr w:rsidR="0064794F" w:rsidRPr="00E77216" w:rsidSect="00C03985">
          <w:pgSz w:w="16839" w:h="11907" w:orient="landscape" w:code="9"/>
          <w:pgMar w:top="1418" w:right="1418" w:bottom="1418" w:left="1418" w:header="720" w:footer="720" w:gutter="0"/>
          <w:cols w:space="720"/>
          <w:docGrid w:linePitch="272"/>
        </w:sectPr>
      </w:pPr>
    </w:p>
    <w:p w14:paraId="2DDE7A60" w14:textId="77777777" w:rsidR="0064794F" w:rsidRPr="00E77216" w:rsidRDefault="0064794F" w:rsidP="00D352A1">
      <w:pPr>
        <w:pStyle w:val="Heading2"/>
      </w:pPr>
      <w:bookmarkStart w:id="52" w:name="_Toc323816289"/>
      <w:bookmarkStart w:id="53" w:name="_Toc362437504"/>
      <w:bookmarkStart w:id="54" w:name="_Toc420935999"/>
      <w:r w:rsidRPr="00E77216">
        <w:lastRenderedPageBreak/>
        <w:t>Standard fishing method</w:t>
      </w:r>
      <w:bookmarkEnd w:id="52"/>
      <w:bookmarkEnd w:id="53"/>
      <w:bookmarkEnd w:id="54"/>
    </w:p>
    <w:p w14:paraId="5F875B0F" w14:textId="3D1B852E" w:rsidR="0078248E" w:rsidRDefault="0078248E" w:rsidP="007762CB">
      <w:pPr>
        <w:pStyle w:val="Heading3"/>
      </w:pPr>
      <w:r>
        <w:t>Calibration at start of the survey</w:t>
      </w:r>
    </w:p>
    <w:p w14:paraId="4B0984AC" w14:textId="6DF8070A" w:rsidR="0064794F" w:rsidRPr="00E77216" w:rsidRDefault="0064794F" w:rsidP="00D352A1">
      <w:r w:rsidRPr="00E77216">
        <w:t>It is suggested that all nations undertaking standardized surveys allocate some of the survey time to carrying out additional hauls at the start of the survey with the specific aim of ensuring that all standard elements of the groundfish survey are working correctly</w:t>
      </w:r>
      <w:r w:rsidR="00377E68">
        <w:t xml:space="preserve"> (i.e., calibration of trawl and sensors)</w:t>
      </w:r>
      <w:r w:rsidRPr="00E77216">
        <w:t>. This include</w:t>
      </w:r>
      <w:r w:rsidR="003E71B3" w:rsidRPr="00E77216">
        <w:t>s</w:t>
      </w:r>
      <w:r w:rsidRPr="00E77216">
        <w:t>:</w:t>
      </w:r>
    </w:p>
    <w:p w14:paraId="4733A57B" w14:textId="468EBD34" w:rsidR="0064794F" w:rsidRPr="00E77216" w:rsidRDefault="0064794F" w:rsidP="00D352A1">
      <w:pPr>
        <w:pStyle w:val="ListBullet"/>
      </w:pPr>
      <w:r w:rsidRPr="00E77216">
        <w:t xml:space="preserve">Gear deployment: is the gear rigged correctly and being deployed and retrieved appropriately by the crew? Is </w:t>
      </w:r>
      <w:r w:rsidR="00377E68">
        <w:t>all</w:t>
      </w:r>
      <w:r w:rsidR="00377E68" w:rsidRPr="00E77216">
        <w:t xml:space="preserve"> </w:t>
      </w:r>
      <w:r w:rsidRPr="00E77216">
        <w:t>deck machinery functioning?</w:t>
      </w:r>
    </w:p>
    <w:p w14:paraId="23604836" w14:textId="6CFD46FC" w:rsidR="0064794F" w:rsidRPr="00E77216" w:rsidRDefault="0064794F" w:rsidP="00D352A1">
      <w:pPr>
        <w:pStyle w:val="ListBullet"/>
      </w:pPr>
      <w:r w:rsidRPr="00E77216">
        <w:t xml:space="preserve">Ground contact: do the </w:t>
      </w:r>
      <w:r w:rsidR="00816E06" w:rsidRPr="00E77216">
        <w:t>groundgear</w:t>
      </w:r>
      <w:r w:rsidR="00377E68">
        <w:t>,</w:t>
      </w:r>
      <w:r w:rsidRPr="00E77216">
        <w:t xml:space="preserve"> doors</w:t>
      </w:r>
      <w:r w:rsidR="00377E68">
        <w:t>, and sensors</w:t>
      </w:r>
      <w:r w:rsidRPr="00E77216">
        <w:t xml:space="preserve"> indicate that the net is on the bottom and fishing correctly?</w:t>
      </w:r>
    </w:p>
    <w:p w14:paraId="3FBF0201" w14:textId="77777777" w:rsidR="0064794F" w:rsidRPr="00E77216" w:rsidRDefault="0064794F" w:rsidP="00D352A1">
      <w:pPr>
        <w:pStyle w:val="ListBullet"/>
      </w:pPr>
      <w:r w:rsidRPr="00E77216">
        <w:t>Trawl sensors and CTDs: are all electronic equipment functioning correctly and collecting meaningful data?</w:t>
      </w:r>
    </w:p>
    <w:p w14:paraId="1DBCB7A8" w14:textId="77777777" w:rsidR="0064794F" w:rsidRPr="00E77216" w:rsidRDefault="0064794F" w:rsidP="00D352A1">
      <w:pPr>
        <w:pStyle w:val="ListBullet"/>
      </w:pPr>
      <w:r w:rsidRPr="00E77216">
        <w:t xml:space="preserve">Catch processing: are all elements of catch processing and data inputting functioning? </w:t>
      </w:r>
    </w:p>
    <w:p w14:paraId="6BDE72F5" w14:textId="4BDD698A" w:rsidR="0064794F" w:rsidRPr="00E77216" w:rsidRDefault="0064794F" w:rsidP="00D352A1">
      <w:r w:rsidRPr="00E77216">
        <w:t>Though there are good reasons for having these additional hauls in the main survey area</w:t>
      </w:r>
      <w:r w:rsidR="008F53C1">
        <w:t>.</w:t>
      </w:r>
      <w:r w:rsidRPr="00E77216">
        <w:t xml:space="preserve"> </w:t>
      </w:r>
      <w:r w:rsidR="008F53C1">
        <w:t>F</w:t>
      </w:r>
      <w:r w:rsidRPr="00E77216">
        <w:t>or practical reasons</w:t>
      </w:r>
      <w:r w:rsidR="003E71B3" w:rsidRPr="00E77216">
        <w:t>,</w:t>
      </w:r>
      <w:r w:rsidRPr="00E77216">
        <w:t xml:space="preserve"> they should be undertaken near the port of departure. This would then allow additional staff (including a gear technologist) to be present to fully check the gear and electronics, and would also save time in case something requires further attention. </w:t>
      </w:r>
    </w:p>
    <w:p w14:paraId="22FC52FF" w14:textId="0ADA3982" w:rsidR="0078248E" w:rsidRDefault="0078248E" w:rsidP="007762CB">
      <w:pPr>
        <w:pStyle w:val="Heading3"/>
      </w:pPr>
      <w:r>
        <w:t>Trawling speed</w:t>
      </w:r>
    </w:p>
    <w:p w14:paraId="4FED136B" w14:textId="28ECBFE5" w:rsidR="0064794F" w:rsidRPr="00E77216" w:rsidRDefault="0064794F" w:rsidP="00D352A1">
      <w:r w:rsidRPr="00E77216">
        <w:t>Standard fishing speed is 4 knots measured as</w:t>
      </w:r>
      <w:r w:rsidR="002973F8">
        <w:t xml:space="preserve"> vessel</w:t>
      </w:r>
      <w:r w:rsidRPr="00E77216">
        <w:t xml:space="preserve"> speed over the ground. The recommended speed is set as a target and actual (ground) speed and distance towed </w:t>
      </w:r>
      <w:r w:rsidR="003E71B3" w:rsidRPr="00E77216">
        <w:t xml:space="preserve">must </w:t>
      </w:r>
      <w:r w:rsidRPr="00E77216">
        <w:t>be monitored and reported. With tide and weather effecting the average speed of a vessel, as a guide</w:t>
      </w:r>
      <w:r w:rsidR="00C11D51" w:rsidRPr="00E77216">
        <w:t>,</w:t>
      </w:r>
      <w:r w:rsidRPr="00E77216">
        <w:t xml:space="preserve"> the minimum speed should not go below 3.5 knots and the maximum should not exceed 4.5 knots</w:t>
      </w:r>
      <w:r w:rsidR="00C11D51" w:rsidRPr="00E77216">
        <w:t>,</w:t>
      </w:r>
      <w:r w:rsidRPr="00E77216">
        <w:t xml:space="preserve"> with the average for the entire tow being as close to 4 knots as possible. It is also recommended that</w:t>
      </w:r>
      <w:r w:rsidR="00C11D51" w:rsidRPr="00E77216">
        <w:t>,</w:t>
      </w:r>
      <w:r w:rsidRPr="00E77216">
        <w:t xml:space="preserve"> if possible, the speed of the trawl through the water should be monitored</w:t>
      </w:r>
      <w:r w:rsidR="00724117">
        <w:t xml:space="preserve"> by a speed sensor mounted on the net</w:t>
      </w:r>
      <w:r w:rsidRPr="00E77216">
        <w:t xml:space="preserve"> and reported.</w:t>
      </w:r>
    </w:p>
    <w:p w14:paraId="73D05371" w14:textId="584F8354" w:rsidR="0078248E" w:rsidRDefault="0078248E" w:rsidP="007762CB">
      <w:pPr>
        <w:pStyle w:val="Heading3"/>
      </w:pPr>
      <w:r>
        <w:t>Fishing depth</w:t>
      </w:r>
    </w:p>
    <w:p w14:paraId="550ED7CC" w14:textId="63094409" w:rsidR="0064794F" w:rsidRPr="00E77216" w:rsidRDefault="0064794F" w:rsidP="00D352A1">
      <w:r w:rsidRPr="00E77216">
        <w:t xml:space="preserve">The maximum fishing depth for standard stations in the </w:t>
      </w:r>
      <w:r w:rsidR="00497E0A">
        <w:t xml:space="preserve">entire survey area </w:t>
      </w:r>
      <w:r w:rsidRPr="00E77216">
        <w:t xml:space="preserve">is </w:t>
      </w:r>
      <w:r w:rsidR="00615592">
        <w:t>250 m</w:t>
      </w:r>
      <w:r w:rsidRPr="00E77216">
        <w:t>.</w:t>
      </w:r>
    </w:p>
    <w:p w14:paraId="1A55A1A4" w14:textId="74A53085" w:rsidR="0078248E" w:rsidRDefault="0078248E" w:rsidP="007762CB">
      <w:pPr>
        <w:pStyle w:val="Heading3"/>
      </w:pPr>
      <w:r>
        <w:t>Tow duration</w:t>
      </w:r>
    </w:p>
    <w:p w14:paraId="3579847A" w14:textId="5CEADB59" w:rsidR="0064794F" w:rsidRPr="00E77216" w:rsidRDefault="0064794F" w:rsidP="00D352A1">
      <w:r w:rsidRPr="00E77216">
        <w:t xml:space="preserve">A standard tow </w:t>
      </w:r>
      <w:r w:rsidR="003E71B3" w:rsidRPr="00E77216">
        <w:t>is</w:t>
      </w:r>
      <w:r w:rsidRPr="00E77216">
        <w:t xml:space="preserve"> fished for 30 minutes. Start time is defined as the moment when the </w:t>
      </w:r>
      <w:r w:rsidR="00F13143">
        <w:t xml:space="preserve">gear parameters are stabilizing (e.g., </w:t>
      </w:r>
      <w:r w:rsidRPr="00E77216">
        <w:t>vertical net opening</w:t>
      </w:r>
      <w:r w:rsidR="00F13143">
        <w:t>, speed over ground, wingspread, doorspread), as monitored by sensors</w:t>
      </w:r>
      <w:r w:rsidRPr="00E77216">
        <w:t>. Stop time is defined as the start of the winches hauling the net back in</w:t>
      </w:r>
      <w:r w:rsidR="00F13143">
        <w:t xml:space="preserve"> and at this time, vessels should reduce speed</w:t>
      </w:r>
      <w:r w:rsidR="00F13143" w:rsidRPr="00F13143">
        <w:t xml:space="preserve"> </w:t>
      </w:r>
      <w:r w:rsidR="00F13143">
        <w:t>considerably.</w:t>
      </w:r>
      <w:r w:rsidRPr="00E77216">
        <w:t xml:space="preserve"> It may be acceptable to fish for less than this i.e. haul early for safety reasons or in the case of very large catches, however</w:t>
      </w:r>
      <w:r w:rsidR="00FE226F" w:rsidRPr="00E77216">
        <w:t>,</w:t>
      </w:r>
      <w:r w:rsidRPr="00E77216">
        <w:t xml:space="preserve"> any tow under 15 minutes </w:t>
      </w:r>
      <w:r w:rsidR="003E71B3" w:rsidRPr="00E77216">
        <w:t xml:space="preserve">is </w:t>
      </w:r>
      <w:r w:rsidR="00724117">
        <w:t xml:space="preserve">considered </w:t>
      </w:r>
      <w:r w:rsidRPr="00E77216">
        <w:t>invalid.</w:t>
      </w:r>
      <w:r w:rsidR="003E71B3" w:rsidRPr="00E77216">
        <w:t xml:space="preserve"> </w:t>
      </w:r>
      <w:r w:rsidR="00655684">
        <w:t xml:space="preserve">Invalid </w:t>
      </w:r>
      <w:r w:rsidR="003E71B3" w:rsidRPr="00E77216">
        <w:t>are not included in index calculations and therefore a second valid station must be attempted in that rectangle.</w:t>
      </w:r>
    </w:p>
    <w:p w14:paraId="043596F7" w14:textId="70C0F7EE" w:rsidR="0078248E" w:rsidRDefault="0078248E" w:rsidP="007762CB">
      <w:pPr>
        <w:pStyle w:val="Heading3"/>
      </w:pPr>
      <w:r>
        <w:t>Vertical opening, wingspread, doorspread</w:t>
      </w:r>
    </w:p>
    <w:p w14:paraId="1CCF7A9E" w14:textId="5CC6971D" w:rsidR="0078248E" w:rsidRDefault="00DA5004" w:rsidP="0078248E">
      <w:r w:rsidRPr="00E77216">
        <w:t>All countries must use electronic equipment to monitor net geometry.</w:t>
      </w:r>
      <w:r>
        <w:t xml:space="preserve"> Refer to t</w:t>
      </w:r>
      <w:r w:rsidRPr="00E77216">
        <w:t>he sensor manual for the correct method for attaching the units to the gear.</w:t>
      </w:r>
      <w:r>
        <w:t xml:space="preserve"> </w:t>
      </w:r>
      <w:r w:rsidR="00EB0B5D">
        <w:t>V</w:t>
      </w:r>
      <w:r w:rsidR="0064794F" w:rsidRPr="00E77216">
        <w:t>ertical net opening</w:t>
      </w:r>
      <w:r w:rsidR="004E0607">
        <w:t xml:space="preserve"> (headline height over bottom)</w:t>
      </w:r>
      <w:r w:rsidR="00EB0B5D">
        <w:t>, wingspread</w:t>
      </w:r>
      <w:r w:rsidR="00BB19BC">
        <w:t>,</w:t>
      </w:r>
      <w:r w:rsidR="0064794F" w:rsidRPr="00E77216">
        <w:t xml:space="preserve"> and doorspread </w:t>
      </w:r>
      <w:r w:rsidR="003E71B3" w:rsidRPr="00E77216">
        <w:t xml:space="preserve">are to </w:t>
      </w:r>
      <w:r w:rsidR="0064794F" w:rsidRPr="00E77216">
        <w:t xml:space="preserve">be monitored at </w:t>
      </w:r>
      <w:r w:rsidR="00BB3FE8" w:rsidRPr="00E77216">
        <w:t>as high a rate as possible (</w:t>
      </w:r>
      <w:r w:rsidR="00EB0B5D">
        <w:t xml:space="preserve">at least 30-second intervals; </w:t>
      </w:r>
      <w:r w:rsidR="00BB3FE8" w:rsidRPr="00E77216">
        <w:t>1</w:t>
      </w:r>
      <w:r w:rsidR="0064794F" w:rsidRPr="00E77216">
        <w:t xml:space="preserve">-second intervals </w:t>
      </w:r>
      <w:r w:rsidR="00BB3FE8" w:rsidRPr="00E77216">
        <w:lastRenderedPageBreak/>
        <w:t xml:space="preserve">are recommended) </w:t>
      </w:r>
      <w:r w:rsidR="0064794F" w:rsidRPr="00E77216">
        <w:t>and</w:t>
      </w:r>
      <w:r w:rsidR="00FE226F" w:rsidRPr="00E77216">
        <w:t>,</w:t>
      </w:r>
      <w:r w:rsidR="0064794F" w:rsidRPr="00E77216">
        <w:t xml:space="preserve"> after appropriate filtering for invalid values</w:t>
      </w:r>
      <w:r w:rsidR="00FE226F" w:rsidRPr="00E77216">
        <w:t>,</w:t>
      </w:r>
      <w:r w:rsidR="0064794F" w:rsidRPr="00E77216">
        <w:t xml:space="preserve"> the mean value </w:t>
      </w:r>
      <w:r w:rsidR="003E71B3" w:rsidRPr="00E77216">
        <w:t>is</w:t>
      </w:r>
      <w:r w:rsidR="0064794F" w:rsidRPr="00E77216">
        <w:t xml:space="preserve"> reported.</w:t>
      </w:r>
      <w:r>
        <w:t xml:space="preserve"> It is highly recommended that all gear parameter files are recorded and archived. </w:t>
      </w:r>
      <w:r w:rsidR="004204E8">
        <w:t xml:space="preserve"> </w:t>
      </w:r>
      <w:r>
        <w:t>Summarized t</w:t>
      </w:r>
      <w:r w:rsidR="004204E8">
        <w:t xml:space="preserve">rawl monitoring data </w:t>
      </w:r>
      <w:r w:rsidR="004204E8" w:rsidRPr="00E77216">
        <w:t>are to be sent to DATRAS with the standard upload from institutes databases.</w:t>
      </w:r>
    </w:p>
    <w:p w14:paraId="4B35DAE6" w14:textId="0C9E563A" w:rsidR="0078248E" w:rsidRDefault="0078248E" w:rsidP="007762CB">
      <w:pPr>
        <w:pStyle w:val="Heading3"/>
      </w:pPr>
      <w:r>
        <w:t>Trawling during daylight only</w:t>
      </w:r>
    </w:p>
    <w:p w14:paraId="421A4246" w14:textId="0FD602AB" w:rsidR="00564AE5" w:rsidRDefault="0064794F" w:rsidP="00D352A1">
      <w:r w:rsidRPr="00E77216">
        <w:rPr>
          <w:rFonts w:cs="Arial"/>
          <w:color w:val="000000"/>
        </w:rPr>
        <w:t>In the morning</w:t>
      </w:r>
      <w:r w:rsidR="00FE226F" w:rsidRPr="00E77216">
        <w:rPr>
          <w:rFonts w:cs="Arial"/>
          <w:color w:val="000000"/>
        </w:rPr>
        <w:t>,</w:t>
      </w:r>
      <w:r w:rsidRPr="00E77216">
        <w:rPr>
          <w:rFonts w:cs="Arial"/>
          <w:color w:val="000000"/>
        </w:rPr>
        <w:t xml:space="preserve"> the net </w:t>
      </w:r>
      <w:r w:rsidR="003E71B3" w:rsidRPr="00E77216">
        <w:rPr>
          <w:rFonts w:cs="Arial"/>
          <w:color w:val="000000"/>
        </w:rPr>
        <w:t>can</w:t>
      </w:r>
      <w:r w:rsidRPr="00E77216">
        <w:rPr>
          <w:rFonts w:cs="Arial"/>
          <w:color w:val="000000"/>
        </w:rPr>
        <w:t xml:space="preserve">not be shot </w:t>
      </w:r>
      <w:r w:rsidR="00EB0B5D">
        <w:rPr>
          <w:rFonts w:cs="Arial"/>
          <w:color w:val="000000"/>
        </w:rPr>
        <w:t xml:space="preserve">(i.e. touching the ground) </w:t>
      </w:r>
      <w:r w:rsidRPr="00E77216">
        <w:rPr>
          <w:rFonts w:cs="Arial"/>
          <w:color w:val="000000"/>
        </w:rPr>
        <w:t xml:space="preserve">earlier than 15 minutes before sunrise. At the end of the day, the net must be hauled </w:t>
      </w:r>
      <w:r w:rsidR="00EB0B5D">
        <w:rPr>
          <w:rFonts w:cs="Arial"/>
          <w:color w:val="000000"/>
        </w:rPr>
        <w:t xml:space="preserve">(having </w:t>
      </w:r>
      <w:r w:rsidR="008F53C1">
        <w:rPr>
          <w:rFonts w:cs="Arial"/>
          <w:color w:val="000000"/>
        </w:rPr>
        <w:t>left</w:t>
      </w:r>
      <w:r w:rsidR="00EB0B5D">
        <w:rPr>
          <w:rFonts w:cs="Arial"/>
          <w:color w:val="000000"/>
        </w:rPr>
        <w:t xml:space="preserve"> the ground) </w:t>
      </w:r>
      <w:r w:rsidRPr="00E77216">
        <w:rPr>
          <w:rFonts w:cs="Arial"/>
          <w:color w:val="000000"/>
        </w:rPr>
        <w:t>within 15 minutes after the time of sunset</w:t>
      </w:r>
      <w:r w:rsidRPr="00E77216">
        <w:t xml:space="preserve">. </w:t>
      </w:r>
      <w:r w:rsidR="00564AE5">
        <w:t>It is recommended to use a</w:t>
      </w:r>
      <w:r w:rsidR="00EB0B5D">
        <w:t xml:space="preserve">n electronic </w:t>
      </w:r>
      <w:r w:rsidR="00564AE5">
        <w:t>application</w:t>
      </w:r>
      <w:r w:rsidR="00EB0B5D">
        <w:t xml:space="preserve"> or lookup</w:t>
      </w:r>
      <w:r w:rsidR="00564AE5">
        <w:t xml:space="preserve"> table to determine the times of sunrise and sunset (</w:t>
      </w:r>
      <w:commentRangeStart w:id="55"/>
      <w:r w:rsidR="00564AE5">
        <w:t xml:space="preserve">compare Annex </w:t>
      </w:r>
      <w:r w:rsidR="00F767D9">
        <w:t>9</w:t>
      </w:r>
      <w:commentRangeEnd w:id="55"/>
      <w:r w:rsidR="00C555B1">
        <w:rPr>
          <w:rStyle w:val="CommentReference"/>
          <w:lang w:val="en-US"/>
        </w:rPr>
        <w:commentReference w:id="55"/>
      </w:r>
      <w:r w:rsidR="00F767D9">
        <w:t>)</w:t>
      </w:r>
      <w:r w:rsidR="00564AE5">
        <w:t xml:space="preserve">. </w:t>
      </w:r>
    </w:p>
    <w:p w14:paraId="2143A8F3" w14:textId="77777777" w:rsidR="0064794F" w:rsidRPr="00E77216" w:rsidRDefault="0064794F" w:rsidP="005E6156">
      <w:pPr>
        <w:pStyle w:val="Heading2"/>
      </w:pPr>
      <w:bookmarkStart w:id="56" w:name="_Toc323816290"/>
      <w:bookmarkStart w:id="57" w:name="_Toc362437505"/>
      <w:bookmarkStart w:id="58" w:name="_Toc420936000"/>
      <w:r w:rsidRPr="00E77216">
        <w:t>Monitoring net geometry</w:t>
      </w:r>
      <w:bookmarkEnd w:id="56"/>
      <w:bookmarkEnd w:id="57"/>
      <w:bookmarkEnd w:id="58"/>
      <w:r w:rsidRPr="00E77216">
        <w:t xml:space="preserve"> </w:t>
      </w:r>
    </w:p>
    <w:p w14:paraId="1193EF8B" w14:textId="4DE3DBFF" w:rsidR="00AC6FE7" w:rsidRDefault="009000C1" w:rsidP="005E6156">
      <w:r>
        <w:t>T</w:t>
      </w:r>
      <w:r w:rsidRPr="00E77216">
        <w:t>o ensure a valid tow, gear stability is crucial.</w:t>
      </w:r>
      <w:r>
        <w:t xml:space="preserve"> </w:t>
      </w:r>
      <w:r>
        <w:rPr>
          <w:b/>
        </w:rPr>
        <w:t>Throughout</w:t>
      </w:r>
      <w:r w:rsidRPr="00E77216">
        <w:rPr>
          <w:b/>
        </w:rPr>
        <w:t xml:space="preserve"> the tow, it is imperative that net geometry is measured</w:t>
      </w:r>
      <w:r>
        <w:rPr>
          <w:b/>
        </w:rPr>
        <w:t>, and that data are collected at an appropriate resolution</w:t>
      </w:r>
      <w:r w:rsidRPr="00E77216">
        <w:rPr>
          <w:b/>
        </w:rPr>
        <w:t xml:space="preserve">. </w:t>
      </w:r>
      <w:r w:rsidR="00AC6FE7">
        <w:t>I</w:t>
      </w:r>
      <w:r w:rsidR="00AC6FE7" w:rsidRPr="00E77216">
        <w:t xml:space="preserve">f needed, the </w:t>
      </w:r>
      <w:r w:rsidR="00AC6FE7">
        <w:t xml:space="preserve">warp length </w:t>
      </w:r>
      <w:r w:rsidR="00204168">
        <w:t xml:space="preserve">to depth </w:t>
      </w:r>
      <w:r w:rsidR="00AC6FE7">
        <w:t>ratio</w:t>
      </w:r>
      <w:r w:rsidR="00AC6FE7" w:rsidRPr="00E77216">
        <w:t xml:space="preserve"> </w:t>
      </w:r>
      <w:r w:rsidR="00AC6FE7">
        <w:t xml:space="preserve">should be adjusted </w:t>
      </w:r>
      <w:r w:rsidR="00AC6FE7" w:rsidRPr="00E77216">
        <w:t xml:space="preserve">to </w:t>
      </w:r>
      <w:r w:rsidR="00AC6FE7">
        <w:t>remain within</w:t>
      </w:r>
      <w:r w:rsidR="00AC6FE7" w:rsidRPr="00E77216">
        <w:t xml:space="preserve"> accepted limits </w:t>
      </w:r>
      <w:r w:rsidR="00AC6FE7">
        <w:t>of net geometry</w:t>
      </w:r>
      <w:r w:rsidR="00204168">
        <w:t xml:space="preserve">; this ratio can vary between vessels, </w:t>
      </w:r>
      <w:r w:rsidR="00497E0A">
        <w:t xml:space="preserve">as an example </w:t>
      </w:r>
      <w:r w:rsidR="00204168" w:rsidRPr="00E77216">
        <w:t>Scotland uses a ratio of 3</w:t>
      </w:r>
      <w:r w:rsidR="00204168">
        <w:t>:1</w:t>
      </w:r>
      <w:r w:rsidR="00204168" w:rsidRPr="00E77216">
        <w:t xml:space="preserve"> plus 30 m for warp</w:t>
      </w:r>
      <w:r w:rsidR="00204168">
        <w:t>.</w:t>
      </w:r>
      <w:r w:rsidR="00AC6FE7" w:rsidRPr="00E77216">
        <w:t xml:space="preserve"> </w:t>
      </w:r>
      <w:r w:rsidR="001A0ECB" w:rsidRPr="00E77216">
        <w:t xml:space="preserve">Constant monitoring of the gear is necessary to build up a base-line of gear performance for the national coordinators/cruise leaders, making it easier to spot abnormal gear behaviour while on a survey. </w:t>
      </w:r>
      <w:r w:rsidR="00AC6FE7" w:rsidRPr="00E77216">
        <w:t>If the readings remain outside the recommended values for an unacceptable period of time</w:t>
      </w:r>
      <w:r w:rsidR="00AC6FE7">
        <w:t>,</w:t>
      </w:r>
      <w:r w:rsidR="00AC6FE7" w:rsidRPr="00E77216">
        <w:t xml:space="preserve"> it could mean that the gear has become fouled or damaged and should be hauled.</w:t>
      </w:r>
      <w:r w:rsidR="00AC6FE7">
        <w:t xml:space="preserve"> </w:t>
      </w:r>
      <w:r w:rsidR="00AC6FE7" w:rsidRPr="00E77216">
        <w:t>Each country should aim to keep their gear performance within the bounds of what is considered normal for their gear</w:t>
      </w:r>
      <w:r w:rsidR="001A0ECB">
        <w:t xml:space="preserve"> (Annex 8)</w:t>
      </w:r>
      <w:r w:rsidR="00AC6FE7" w:rsidRPr="00E77216">
        <w:t>.</w:t>
      </w:r>
    </w:p>
    <w:p w14:paraId="344CBB12" w14:textId="4093CE6C" w:rsidR="0064794F" w:rsidRPr="00681F38" w:rsidRDefault="00DD0048" w:rsidP="005E6156">
      <w:pPr>
        <w:rPr>
          <w:lang w:val="en-US"/>
        </w:rPr>
      </w:pPr>
      <w:del w:id="59" w:author="Arnaud AUBER, Ifremer Boulogne PDG-RBE-HMMN-RHBL" w:date="2018-04-04T14:22:00Z">
        <w:r w:rsidRPr="00E77216" w:rsidDel="00180CA5">
          <w:delText xml:space="preserve"> </w:delText>
        </w:r>
      </w:del>
      <w:r w:rsidR="0064794F" w:rsidRPr="00E77216">
        <w:t xml:space="preserve">Figure 2.7 shows the recommended </w:t>
      </w:r>
      <w:r w:rsidR="009000C1">
        <w:t xml:space="preserve">theoretical </w:t>
      </w:r>
      <w:r w:rsidR="0064794F" w:rsidRPr="00E77216">
        <w:t>ranges of the headline height and door spread of the GOV relating to the depth of water. This should be used as a guide to ensure optimum gear performance.</w:t>
      </w:r>
      <w:r w:rsidR="00AC6FE7" w:rsidRPr="00E77216">
        <w:t xml:space="preserve"> </w:t>
      </w:r>
      <w:r w:rsidR="008C5A31" w:rsidRPr="00E77216">
        <w:t>Table 2.1 details the formula and parameters used to create the bounds shown in Figure 2.7, allowing the user to determine how their gear operates in relation to the recommended range.</w:t>
      </w:r>
      <w:r w:rsidR="00407BE0">
        <w:t xml:space="preserve"> Currently, there is no theoretical relationship for wingspread; however,</w:t>
      </w:r>
      <w:r w:rsidR="001A0ECB">
        <w:t xml:space="preserve"> </w:t>
      </w:r>
      <w:commentRangeStart w:id="60"/>
      <w:r w:rsidR="001A0ECB">
        <w:t>see</w:t>
      </w:r>
      <w:r w:rsidR="008C5A31" w:rsidRPr="00E77216">
        <w:t xml:space="preserve"> </w:t>
      </w:r>
      <w:r w:rsidR="009000C1">
        <w:t xml:space="preserve">Annex </w:t>
      </w:r>
      <w:commentRangeStart w:id="61"/>
      <w:r w:rsidR="001A0ECB">
        <w:t>8</w:t>
      </w:r>
      <w:commentRangeEnd w:id="61"/>
      <w:r w:rsidR="00C17FA7">
        <w:rPr>
          <w:rStyle w:val="CommentReference"/>
          <w:lang w:val="en-US"/>
        </w:rPr>
        <w:commentReference w:id="61"/>
      </w:r>
      <w:r w:rsidR="009000C1">
        <w:t xml:space="preserve">. </w:t>
      </w:r>
      <w:commentRangeEnd w:id="60"/>
      <w:r w:rsidR="007B0D74">
        <w:rPr>
          <w:rStyle w:val="CommentReference"/>
          <w:lang w:val="en-US"/>
        </w:rPr>
        <w:commentReference w:id="60"/>
      </w:r>
    </w:p>
    <w:p w14:paraId="7EB183FE" w14:textId="77777777" w:rsidR="0064794F" w:rsidRPr="00E77216" w:rsidRDefault="005E6156" w:rsidP="005E6156">
      <w:pPr>
        <w:pStyle w:val="Illustration1"/>
      </w:pPr>
      <w:r w:rsidRPr="00E77216">
        <w:object w:dxaOrig="9585" w:dyaOrig="13725" w14:anchorId="68094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585pt" o:ole="">
            <v:imagedata r:id="rId28" o:title=""/>
          </v:shape>
          <o:OLEObject Type="Embed" ProgID="SigmaPlotGraphicObject.12" ShapeID="_x0000_i1025" DrawAspect="Content" ObjectID="_1584770657" r:id="rId29"/>
        </w:object>
      </w:r>
    </w:p>
    <w:p w14:paraId="7B219B09" w14:textId="6C96E3DB" w:rsidR="0064794F" w:rsidRPr="00E77216" w:rsidRDefault="0064794F" w:rsidP="005E6156">
      <w:pPr>
        <w:pStyle w:val="IllustrationCaption"/>
      </w:pPr>
      <w:commentRangeStart w:id="62"/>
      <w:r w:rsidRPr="00E77216">
        <w:t xml:space="preserve">Figure 2.7. </w:t>
      </w:r>
      <w:bookmarkStart w:id="63" w:name="_Hlk507508396"/>
      <w:r w:rsidR="00CE5865">
        <w:t>General guidance with average r</w:t>
      </w:r>
      <w:r w:rsidRPr="00E77216">
        <w:t>ecommended upper and lower limits of vertical net opening and door spread in relation to depth.</w:t>
      </w:r>
      <w:r w:rsidR="00CE5865">
        <w:t xml:space="preserve"> For the specified recommendations for each of the gears used, please refer to Annex </w:t>
      </w:r>
      <w:r w:rsidR="0062157F">
        <w:t>9</w:t>
      </w:r>
      <w:r w:rsidR="00CE5865">
        <w:t>.</w:t>
      </w:r>
      <w:bookmarkEnd w:id="63"/>
      <w:commentRangeEnd w:id="62"/>
      <w:r w:rsidR="000676E8">
        <w:rPr>
          <w:rStyle w:val="CommentReference"/>
          <w:b w:val="0"/>
          <w:lang w:val="en-US"/>
        </w:rPr>
        <w:commentReference w:id="62"/>
      </w:r>
    </w:p>
    <w:p w14:paraId="304653C2" w14:textId="4AFB8892" w:rsidR="0064794F" w:rsidRPr="00E77216" w:rsidRDefault="0064794F" w:rsidP="007762CB">
      <w:pPr>
        <w:pStyle w:val="TableCaption"/>
      </w:pPr>
      <w:r w:rsidRPr="00E77216">
        <w:lastRenderedPageBreak/>
        <w:t xml:space="preserve">Table 2.1. Definition of recommended upper and lower limits of vertical net opening and door spread in relation to depth (y = a + b </w:t>
      </w:r>
      <w:r w:rsidRPr="00E77216">
        <w:sym w:font="Symbol" w:char="F02A"/>
      </w:r>
      <w:r w:rsidRPr="00E77216">
        <w:t xml:space="preserve"> exp(-c </w:t>
      </w:r>
      <w:r w:rsidRPr="00E77216">
        <w:sym w:font="Symbol" w:char="F02A"/>
      </w:r>
      <w:r w:rsidRPr="00E77216">
        <w:t xml:space="preserve"> z)</w:t>
      </w:r>
      <w:r w:rsidR="008C5A31" w:rsidRPr="00E77216">
        <w:t>, where</w:t>
      </w:r>
      <w:r w:rsidRPr="00E77216">
        <w:t xml:space="preserve"> y </w:t>
      </w:r>
      <w:r w:rsidR="008C5A31" w:rsidRPr="00E77216">
        <w:t xml:space="preserve">is </w:t>
      </w:r>
      <w:r w:rsidRPr="00E77216">
        <w:t>net opening or door spread</w:t>
      </w:r>
      <w:r w:rsidR="008C5A31" w:rsidRPr="00E77216">
        <w:t xml:space="preserve"> and</w:t>
      </w:r>
      <w:r w:rsidRPr="00E77216">
        <w:t xml:space="preserve"> z </w:t>
      </w:r>
      <w:r w:rsidR="008C5A31" w:rsidRPr="00E77216">
        <w:t xml:space="preserve">is </w:t>
      </w:r>
      <w:r w:rsidRPr="00E77216">
        <w:t>depth in meters).</w:t>
      </w:r>
      <w:r w:rsidR="0062157F">
        <w:t xml:space="preserve"> </w:t>
      </w:r>
      <w:bookmarkStart w:id="64" w:name="_Hlk507508383"/>
      <w:r w:rsidR="0062157F">
        <w:t xml:space="preserve">National-specific definitions are in Annex </w:t>
      </w:r>
      <w:r w:rsidR="002838CD">
        <w:t>8</w:t>
      </w:r>
      <w:r w:rsidR="0062157F">
        <w:t>.</w:t>
      </w:r>
      <w:bookmarkEnd w:id="64"/>
    </w:p>
    <w:tbl>
      <w:tblPr>
        <w:tblW w:w="4790" w:type="pct"/>
        <w:tblInd w:w="288" w:type="dxa"/>
        <w:tblBorders>
          <w:top w:val="single" w:sz="4" w:space="0" w:color="auto"/>
          <w:bottom w:val="single" w:sz="4" w:space="0" w:color="auto"/>
          <w:insideH w:val="single" w:sz="4" w:space="0" w:color="808080"/>
        </w:tblBorders>
        <w:tblLayout w:type="fixed"/>
        <w:tblLook w:val="04A0" w:firstRow="1" w:lastRow="0" w:firstColumn="1" w:lastColumn="0" w:noHBand="0" w:noVBand="1"/>
      </w:tblPr>
      <w:tblGrid>
        <w:gridCol w:w="1625"/>
        <w:gridCol w:w="1471"/>
        <w:gridCol w:w="1622"/>
        <w:gridCol w:w="1505"/>
        <w:gridCol w:w="1258"/>
      </w:tblGrid>
      <w:tr w:rsidR="0064794F" w:rsidRPr="00E77216" w14:paraId="442403F2" w14:textId="77777777" w:rsidTr="005E6156">
        <w:trPr>
          <w:cantSplit/>
        </w:trPr>
        <w:tc>
          <w:tcPr>
            <w:tcW w:w="1086" w:type="pct"/>
            <w:tcBorders>
              <w:top w:val="single" w:sz="4" w:space="0" w:color="auto"/>
              <w:bottom w:val="single" w:sz="4" w:space="0" w:color="auto"/>
            </w:tcBorders>
            <w:shd w:val="clear" w:color="auto" w:fill="auto"/>
            <w:noWrap/>
            <w:vAlign w:val="bottom"/>
            <w:hideMark/>
          </w:tcPr>
          <w:p w14:paraId="15081917" w14:textId="77777777" w:rsidR="0064794F" w:rsidRPr="00E77216" w:rsidRDefault="0064794F" w:rsidP="005E6156">
            <w:pPr>
              <w:pStyle w:val="TableTop"/>
            </w:pPr>
          </w:p>
        </w:tc>
        <w:tc>
          <w:tcPr>
            <w:tcW w:w="2067" w:type="pct"/>
            <w:gridSpan w:val="2"/>
            <w:tcBorders>
              <w:top w:val="single" w:sz="4" w:space="0" w:color="auto"/>
              <w:bottom w:val="single" w:sz="4" w:space="0" w:color="auto"/>
            </w:tcBorders>
            <w:shd w:val="clear" w:color="auto" w:fill="auto"/>
            <w:noWrap/>
            <w:vAlign w:val="bottom"/>
            <w:hideMark/>
          </w:tcPr>
          <w:p w14:paraId="72B73223" w14:textId="77777777" w:rsidR="0064794F" w:rsidRPr="00E77216" w:rsidRDefault="0064794F" w:rsidP="005E6156">
            <w:pPr>
              <w:pStyle w:val="TableTop"/>
            </w:pPr>
            <w:r w:rsidRPr="00E77216">
              <w:t>Net opening limits</w:t>
            </w:r>
          </w:p>
        </w:tc>
        <w:tc>
          <w:tcPr>
            <w:tcW w:w="1847" w:type="pct"/>
            <w:gridSpan w:val="2"/>
            <w:tcBorders>
              <w:top w:val="single" w:sz="4" w:space="0" w:color="auto"/>
              <w:bottom w:val="single" w:sz="4" w:space="0" w:color="auto"/>
            </w:tcBorders>
            <w:shd w:val="clear" w:color="auto" w:fill="auto"/>
            <w:noWrap/>
            <w:vAlign w:val="bottom"/>
            <w:hideMark/>
          </w:tcPr>
          <w:p w14:paraId="790B5E0D" w14:textId="77777777" w:rsidR="0064794F" w:rsidRPr="00E77216" w:rsidRDefault="0064794F" w:rsidP="005E6156">
            <w:pPr>
              <w:pStyle w:val="TableTop"/>
            </w:pPr>
            <w:r w:rsidRPr="00E77216">
              <w:t>Door spread limits</w:t>
            </w:r>
          </w:p>
        </w:tc>
      </w:tr>
      <w:tr w:rsidR="0064794F" w:rsidRPr="00E77216" w14:paraId="206F1F0D" w14:textId="77777777" w:rsidTr="005E6156">
        <w:trPr>
          <w:cantSplit/>
        </w:trPr>
        <w:tc>
          <w:tcPr>
            <w:tcW w:w="1086" w:type="pct"/>
            <w:tcBorders>
              <w:top w:val="single" w:sz="4" w:space="0" w:color="auto"/>
            </w:tcBorders>
            <w:shd w:val="clear" w:color="auto" w:fill="auto"/>
            <w:noWrap/>
            <w:vAlign w:val="center"/>
            <w:hideMark/>
          </w:tcPr>
          <w:p w14:paraId="34B8320F" w14:textId="77777777" w:rsidR="0064794F" w:rsidRPr="00E77216" w:rsidRDefault="0064794F" w:rsidP="005E6156">
            <w:pPr>
              <w:pStyle w:val="TableTop"/>
            </w:pPr>
            <w:r w:rsidRPr="00E77216">
              <w:t>Coefficient</w:t>
            </w:r>
          </w:p>
        </w:tc>
        <w:tc>
          <w:tcPr>
            <w:tcW w:w="983" w:type="pct"/>
            <w:tcBorders>
              <w:top w:val="single" w:sz="4" w:space="0" w:color="auto"/>
            </w:tcBorders>
            <w:shd w:val="clear" w:color="auto" w:fill="auto"/>
            <w:noWrap/>
            <w:hideMark/>
          </w:tcPr>
          <w:p w14:paraId="19652672" w14:textId="77777777" w:rsidR="0064794F" w:rsidRPr="00E77216" w:rsidRDefault="0064794F" w:rsidP="005E6156">
            <w:pPr>
              <w:pStyle w:val="TableTop"/>
            </w:pPr>
            <w:r w:rsidRPr="00E77216">
              <w:t>upper</w:t>
            </w:r>
          </w:p>
        </w:tc>
        <w:tc>
          <w:tcPr>
            <w:tcW w:w="1084" w:type="pct"/>
            <w:tcBorders>
              <w:top w:val="single" w:sz="4" w:space="0" w:color="auto"/>
            </w:tcBorders>
            <w:shd w:val="clear" w:color="auto" w:fill="auto"/>
            <w:noWrap/>
            <w:hideMark/>
          </w:tcPr>
          <w:p w14:paraId="58809158" w14:textId="77777777" w:rsidR="0064794F" w:rsidRPr="00E77216" w:rsidRDefault="0064794F" w:rsidP="005E6156">
            <w:pPr>
              <w:pStyle w:val="TableTop"/>
            </w:pPr>
            <w:r w:rsidRPr="00E77216">
              <w:t>lower</w:t>
            </w:r>
          </w:p>
        </w:tc>
        <w:tc>
          <w:tcPr>
            <w:tcW w:w="1006" w:type="pct"/>
            <w:tcBorders>
              <w:top w:val="single" w:sz="4" w:space="0" w:color="auto"/>
            </w:tcBorders>
            <w:shd w:val="clear" w:color="auto" w:fill="auto"/>
            <w:noWrap/>
            <w:hideMark/>
          </w:tcPr>
          <w:p w14:paraId="5754C412" w14:textId="77777777" w:rsidR="0064794F" w:rsidRPr="00E77216" w:rsidRDefault="0064794F" w:rsidP="005E6156">
            <w:pPr>
              <w:pStyle w:val="TableTop"/>
            </w:pPr>
            <w:r w:rsidRPr="00E77216">
              <w:t>upper</w:t>
            </w:r>
          </w:p>
        </w:tc>
        <w:tc>
          <w:tcPr>
            <w:tcW w:w="841" w:type="pct"/>
            <w:tcBorders>
              <w:top w:val="single" w:sz="4" w:space="0" w:color="auto"/>
            </w:tcBorders>
            <w:shd w:val="clear" w:color="auto" w:fill="auto"/>
            <w:noWrap/>
            <w:hideMark/>
          </w:tcPr>
          <w:p w14:paraId="69F2BDFA" w14:textId="77777777" w:rsidR="0064794F" w:rsidRPr="00E77216" w:rsidRDefault="0064794F" w:rsidP="005E6156">
            <w:pPr>
              <w:pStyle w:val="TableTop"/>
            </w:pPr>
            <w:r w:rsidRPr="00E77216">
              <w:t>lower</w:t>
            </w:r>
          </w:p>
        </w:tc>
      </w:tr>
      <w:tr w:rsidR="0064794F" w:rsidRPr="00E77216" w14:paraId="4BC246D3" w14:textId="77777777" w:rsidTr="005E6156">
        <w:trPr>
          <w:cantSplit/>
        </w:trPr>
        <w:tc>
          <w:tcPr>
            <w:tcW w:w="1086" w:type="pct"/>
            <w:shd w:val="clear" w:color="auto" w:fill="auto"/>
            <w:noWrap/>
            <w:vAlign w:val="center"/>
            <w:hideMark/>
          </w:tcPr>
          <w:p w14:paraId="6206F988" w14:textId="77777777" w:rsidR="0064794F" w:rsidRPr="00E77216" w:rsidRDefault="0064794F" w:rsidP="005E6156">
            <w:pPr>
              <w:pStyle w:val="table"/>
            </w:pPr>
            <w:r w:rsidRPr="00E77216">
              <w:t>a</w:t>
            </w:r>
          </w:p>
        </w:tc>
        <w:tc>
          <w:tcPr>
            <w:tcW w:w="983" w:type="pct"/>
            <w:shd w:val="clear" w:color="auto" w:fill="auto"/>
            <w:noWrap/>
            <w:vAlign w:val="center"/>
            <w:hideMark/>
          </w:tcPr>
          <w:p w14:paraId="409FBF02" w14:textId="77777777" w:rsidR="0064794F" w:rsidRPr="00E77216" w:rsidRDefault="0064794F" w:rsidP="005E6156">
            <w:pPr>
              <w:pStyle w:val="table"/>
            </w:pPr>
            <w:r w:rsidRPr="00E77216">
              <w:t>3.7461</w:t>
            </w:r>
          </w:p>
        </w:tc>
        <w:tc>
          <w:tcPr>
            <w:tcW w:w="1084" w:type="pct"/>
            <w:shd w:val="clear" w:color="auto" w:fill="auto"/>
            <w:noWrap/>
            <w:vAlign w:val="center"/>
            <w:hideMark/>
          </w:tcPr>
          <w:p w14:paraId="4B6F7915" w14:textId="77777777" w:rsidR="0064794F" w:rsidRPr="00E77216" w:rsidRDefault="0064794F" w:rsidP="005E6156">
            <w:pPr>
              <w:pStyle w:val="table"/>
            </w:pPr>
            <w:r w:rsidRPr="00E77216">
              <w:t>4.9088</w:t>
            </w:r>
          </w:p>
        </w:tc>
        <w:tc>
          <w:tcPr>
            <w:tcW w:w="1006" w:type="pct"/>
            <w:shd w:val="clear" w:color="auto" w:fill="auto"/>
            <w:noWrap/>
            <w:vAlign w:val="center"/>
            <w:hideMark/>
          </w:tcPr>
          <w:p w14:paraId="0E84EDCD" w14:textId="77777777" w:rsidR="0064794F" w:rsidRPr="00E77216" w:rsidRDefault="0064794F" w:rsidP="005E6156">
            <w:pPr>
              <w:pStyle w:val="table"/>
            </w:pPr>
            <w:r w:rsidRPr="00E77216">
              <w:t>84.3842</w:t>
            </w:r>
          </w:p>
        </w:tc>
        <w:tc>
          <w:tcPr>
            <w:tcW w:w="841" w:type="pct"/>
            <w:shd w:val="clear" w:color="auto" w:fill="auto"/>
            <w:noWrap/>
            <w:vAlign w:val="center"/>
            <w:hideMark/>
          </w:tcPr>
          <w:p w14:paraId="1CA39CC7" w14:textId="77777777" w:rsidR="0064794F" w:rsidRPr="00E77216" w:rsidRDefault="0064794F" w:rsidP="005E6156">
            <w:pPr>
              <w:pStyle w:val="table"/>
            </w:pPr>
            <w:r w:rsidRPr="00E77216">
              <w:t>103.9178</w:t>
            </w:r>
          </w:p>
        </w:tc>
      </w:tr>
      <w:tr w:rsidR="0064794F" w:rsidRPr="00E77216" w14:paraId="51F2805E" w14:textId="77777777" w:rsidTr="005E6156">
        <w:trPr>
          <w:cantSplit/>
        </w:trPr>
        <w:tc>
          <w:tcPr>
            <w:tcW w:w="1086" w:type="pct"/>
            <w:shd w:val="clear" w:color="auto" w:fill="auto"/>
            <w:noWrap/>
            <w:vAlign w:val="center"/>
            <w:hideMark/>
          </w:tcPr>
          <w:p w14:paraId="7723DFE5" w14:textId="77777777" w:rsidR="0064794F" w:rsidRPr="00E77216" w:rsidRDefault="0064794F" w:rsidP="005E6156">
            <w:pPr>
              <w:pStyle w:val="table"/>
            </w:pPr>
            <w:r w:rsidRPr="00E77216">
              <w:t>b</w:t>
            </w:r>
          </w:p>
        </w:tc>
        <w:tc>
          <w:tcPr>
            <w:tcW w:w="983" w:type="pct"/>
            <w:shd w:val="clear" w:color="auto" w:fill="auto"/>
            <w:noWrap/>
            <w:vAlign w:val="center"/>
            <w:hideMark/>
          </w:tcPr>
          <w:p w14:paraId="36514CD4" w14:textId="77777777" w:rsidR="0064794F" w:rsidRPr="00E77216" w:rsidRDefault="0064794F" w:rsidP="005E6156">
            <w:pPr>
              <w:pStyle w:val="table"/>
            </w:pPr>
            <w:r w:rsidRPr="00E77216">
              <w:t>1.7689</w:t>
            </w:r>
          </w:p>
        </w:tc>
        <w:tc>
          <w:tcPr>
            <w:tcW w:w="1084" w:type="pct"/>
            <w:shd w:val="clear" w:color="auto" w:fill="auto"/>
            <w:noWrap/>
            <w:vAlign w:val="center"/>
            <w:hideMark/>
          </w:tcPr>
          <w:p w14:paraId="67FD2593" w14:textId="77777777" w:rsidR="0064794F" w:rsidRPr="00E77216" w:rsidRDefault="0064794F" w:rsidP="005E6156">
            <w:pPr>
              <w:pStyle w:val="table"/>
            </w:pPr>
            <w:r w:rsidRPr="00E77216">
              <w:t>1.7727</w:t>
            </w:r>
          </w:p>
        </w:tc>
        <w:tc>
          <w:tcPr>
            <w:tcW w:w="1006" w:type="pct"/>
            <w:shd w:val="clear" w:color="auto" w:fill="auto"/>
            <w:noWrap/>
            <w:vAlign w:val="center"/>
            <w:hideMark/>
          </w:tcPr>
          <w:p w14:paraId="759759F5" w14:textId="77777777" w:rsidR="0064794F" w:rsidRPr="00E77216" w:rsidRDefault="0064794F" w:rsidP="005E6156">
            <w:pPr>
              <w:pStyle w:val="table"/>
            </w:pPr>
            <w:r w:rsidRPr="00E77216">
              <w:t>-39.4195</w:t>
            </w:r>
          </w:p>
        </w:tc>
        <w:tc>
          <w:tcPr>
            <w:tcW w:w="841" w:type="pct"/>
            <w:shd w:val="clear" w:color="auto" w:fill="auto"/>
            <w:noWrap/>
            <w:vAlign w:val="center"/>
            <w:hideMark/>
          </w:tcPr>
          <w:p w14:paraId="4A62F8E0" w14:textId="77777777" w:rsidR="0064794F" w:rsidRPr="00E77216" w:rsidRDefault="0064794F" w:rsidP="005E6156">
            <w:pPr>
              <w:pStyle w:val="table"/>
            </w:pPr>
            <w:r w:rsidRPr="00E77216">
              <w:t>-39.6521</w:t>
            </w:r>
          </w:p>
        </w:tc>
      </w:tr>
      <w:tr w:rsidR="0064794F" w:rsidRPr="00E77216" w14:paraId="719D02BF" w14:textId="77777777" w:rsidTr="005E6156">
        <w:trPr>
          <w:cantSplit/>
        </w:trPr>
        <w:tc>
          <w:tcPr>
            <w:tcW w:w="1086" w:type="pct"/>
            <w:shd w:val="clear" w:color="auto" w:fill="auto"/>
            <w:noWrap/>
            <w:vAlign w:val="center"/>
            <w:hideMark/>
          </w:tcPr>
          <w:p w14:paraId="5F336B91" w14:textId="77777777" w:rsidR="0064794F" w:rsidRPr="00E77216" w:rsidRDefault="0064794F" w:rsidP="005E6156">
            <w:pPr>
              <w:pStyle w:val="table"/>
            </w:pPr>
            <w:r w:rsidRPr="00E77216">
              <w:t>c</w:t>
            </w:r>
          </w:p>
        </w:tc>
        <w:tc>
          <w:tcPr>
            <w:tcW w:w="983" w:type="pct"/>
            <w:shd w:val="clear" w:color="auto" w:fill="auto"/>
            <w:noWrap/>
            <w:vAlign w:val="center"/>
            <w:hideMark/>
          </w:tcPr>
          <w:p w14:paraId="52B27636" w14:textId="77777777" w:rsidR="0064794F" w:rsidRPr="00E77216" w:rsidRDefault="0064794F" w:rsidP="005E6156">
            <w:pPr>
              <w:pStyle w:val="table"/>
            </w:pPr>
            <w:r w:rsidRPr="00E77216">
              <w:t>0.0140</w:t>
            </w:r>
          </w:p>
        </w:tc>
        <w:tc>
          <w:tcPr>
            <w:tcW w:w="1084" w:type="pct"/>
            <w:shd w:val="clear" w:color="auto" w:fill="auto"/>
            <w:noWrap/>
            <w:vAlign w:val="center"/>
            <w:hideMark/>
          </w:tcPr>
          <w:p w14:paraId="236DDBF9" w14:textId="2BCC06B4" w:rsidR="0064794F" w:rsidRPr="00E77216" w:rsidRDefault="0064794F" w:rsidP="005E6156">
            <w:pPr>
              <w:pStyle w:val="table"/>
            </w:pPr>
            <w:r w:rsidRPr="00E77216">
              <w:t>0.0142</w:t>
            </w:r>
          </w:p>
        </w:tc>
        <w:tc>
          <w:tcPr>
            <w:tcW w:w="1006" w:type="pct"/>
            <w:shd w:val="clear" w:color="auto" w:fill="auto"/>
            <w:noWrap/>
            <w:vAlign w:val="center"/>
            <w:hideMark/>
          </w:tcPr>
          <w:p w14:paraId="489C9794" w14:textId="77777777" w:rsidR="0064794F" w:rsidRPr="00E77216" w:rsidRDefault="0064794F" w:rsidP="005E6156">
            <w:pPr>
              <w:pStyle w:val="table"/>
            </w:pPr>
            <w:r w:rsidRPr="00E77216">
              <w:t>0.0140</w:t>
            </w:r>
          </w:p>
        </w:tc>
        <w:tc>
          <w:tcPr>
            <w:tcW w:w="841" w:type="pct"/>
            <w:shd w:val="clear" w:color="auto" w:fill="auto"/>
            <w:noWrap/>
            <w:vAlign w:val="center"/>
            <w:hideMark/>
          </w:tcPr>
          <w:p w14:paraId="3A6FE47B" w14:textId="77777777" w:rsidR="0064794F" w:rsidRPr="00E77216" w:rsidRDefault="0064794F" w:rsidP="005E6156">
            <w:pPr>
              <w:pStyle w:val="table"/>
            </w:pPr>
            <w:r w:rsidRPr="00E77216">
              <w:t>0.0139</w:t>
            </w:r>
          </w:p>
        </w:tc>
      </w:tr>
    </w:tbl>
    <w:p w14:paraId="2F7F3ED7" w14:textId="77777777" w:rsidR="0064794F" w:rsidRPr="00E77216" w:rsidRDefault="0064794F" w:rsidP="0064794F"/>
    <w:p w14:paraId="13B6F0E0" w14:textId="77777777" w:rsidR="004204E8" w:rsidRDefault="004204E8" w:rsidP="005E6156"/>
    <w:p w14:paraId="28737435" w14:textId="77777777" w:rsidR="0064794F" w:rsidRPr="00E77216" w:rsidRDefault="0064794F" w:rsidP="005E6156">
      <w:r w:rsidRPr="00E77216">
        <w:t xml:space="preserve">The following flow diagram </w:t>
      </w:r>
      <w:r w:rsidR="00F0576C" w:rsidRPr="00E77216">
        <w:t xml:space="preserve">should </w:t>
      </w:r>
      <w:r w:rsidRPr="00E77216">
        <w:t>be used to help in the process of using net performance sensors and units during a GOV haul</w:t>
      </w:r>
      <w:r w:rsidR="0022165E" w:rsidRPr="00E77216">
        <w:t xml:space="preserve"> (Figure 2.8)</w:t>
      </w:r>
      <w:r w:rsidRPr="00E77216">
        <w:t>.</w:t>
      </w:r>
    </w:p>
    <w:p w14:paraId="703DEEF1" w14:textId="77777777" w:rsidR="0064794F" w:rsidRPr="00E77216" w:rsidRDefault="0064794F" w:rsidP="0064794F"/>
    <w:p w14:paraId="13047DA7" w14:textId="77777777" w:rsidR="0064794F" w:rsidRPr="00E77216" w:rsidRDefault="0064794F" w:rsidP="005E6156">
      <w:pPr>
        <w:pStyle w:val="Illustration1"/>
      </w:pPr>
      <w:r w:rsidRPr="00E77216">
        <w:rPr>
          <w:noProof/>
          <w:lang w:val="fr-FR" w:eastAsia="fr-FR"/>
        </w:rPr>
        <w:drawing>
          <wp:inline distT="0" distB="0" distL="0" distR="0" wp14:anchorId="4832042B" wp14:editId="41D6CF1F">
            <wp:extent cx="4106723" cy="5554010"/>
            <wp:effectExtent l="19050" t="0" r="0" b="0"/>
            <wp:docPr id="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t="904" r="8917" b="2713"/>
                    <a:stretch>
                      <a:fillRect/>
                    </a:stretch>
                  </pic:blipFill>
                  <pic:spPr bwMode="auto">
                    <a:xfrm>
                      <a:off x="0" y="0"/>
                      <a:ext cx="4107915" cy="5555622"/>
                    </a:xfrm>
                    <a:prstGeom prst="rect">
                      <a:avLst/>
                    </a:prstGeom>
                    <a:noFill/>
                    <a:ln w="9525">
                      <a:noFill/>
                      <a:miter lim="800000"/>
                      <a:headEnd/>
                      <a:tailEnd/>
                    </a:ln>
                  </pic:spPr>
                </pic:pic>
              </a:graphicData>
            </a:graphic>
          </wp:inline>
        </w:drawing>
      </w:r>
    </w:p>
    <w:p w14:paraId="2E552AF0" w14:textId="77777777" w:rsidR="0064794F" w:rsidRPr="00E77216" w:rsidRDefault="0064794F" w:rsidP="005E6156">
      <w:pPr>
        <w:pStyle w:val="IllustrationCaption"/>
      </w:pPr>
      <w:r w:rsidRPr="00E77216">
        <w:t>Figure 2.8. IBTS flow diagram for use of data from net performance sensors.</w:t>
      </w:r>
    </w:p>
    <w:p w14:paraId="145D06AB" w14:textId="28CB70AA" w:rsidR="0064794F" w:rsidRPr="00E77216" w:rsidRDefault="00DD13D2" w:rsidP="005E6156">
      <w:pPr>
        <w:pStyle w:val="Heading2"/>
      </w:pPr>
      <w:bookmarkStart w:id="65" w:name="_Toc362924117"/>
      <w:bookmarkStart w:id="66" w:name="_Toc323196613"/>
      <w:bookmarkStart w:id="67" w:name="_Toc362437506"/>
      <w:bookmarkStart w:id="68" w:name="_Toc420936001"/>
      <w:r>
        <w:lastRenderedPageBreak/>
        <w:t>Trawl</w:t>
      </w:r>
      <w:r w:rsidRPr="00E77216">
        <w:t xml:space="preserve"> </w:t>
      </w:r>
      <w:bookmarkEnd w:id="65"/>
      <w:bookmarkEnd w:id="66"/>
      <w:bookmarkEnd w:id="67"/>
      <w:bookmarkEnd w:id="68"/>
      <w:r>
        <w:t>stations</w:t>
      </w:r>
    </w:p>
    <w:p w14:paraId="4FD57A8E" w14:textId="56768CE0" w:rsidR="0064794F" w:rsidRPr="00E77216" w:rsidRDefault="0064794F" w:rsidP="0064794F">
      <w:r w:rsidRPr="00E77216">
        <w:t>Most statistical rectangles contain a number of possible tows that are deemed to be free of obstruction.</w:t>
      </w:r>
      <w:r w:rsidR="00DD13D2">
        <w:t xml:space="preserve"> From these the survey coordinator will draw a random set of trawl locations to be used in the specific surveys. This ensures a semi-random design of the survey allowing for estimating the statistical uncertainty of the catches. For practical and historic reasons </w:t>
      </w:r>
      <w:r w:rsidR="00853ECD">
        <w:t>some countries have</w:t>
      </w:r>
      <w:r w:rsidR="00DD13D2">
        <w:t xml:space="preserve"> not implemented this semi-random station selection, but continued with the historical fixed station survey design. </w:t>
      </w:r>
      <w:r w:rsidRPr="00E77216">
        <w:t xml:space="preserve"> In some rectangles</w:t>
      </w:r>
      <w:r w:rsidR="00407BE0">
        <w:t>,</w:t>
      </w:r>
      <w:r w:rsidRPr="00E77216">
        <w:t xml:space="preserve"> sampling may be further stratified due to significant changes in seabed depth, which may, in turn, cause variations in the fish population. </w:t>
      </w:r>
      <w:r w:rsidR="00F50E71">
        <w:t>If not fishing at the predefined stations, v</w:t>
      </w:r>
      <w:r w:rsidRPr="00E77216">
        <w:t>essels are free to choose any positions in the rectangles that they are surveying if hauls are sufficiently far apart from each other</w:t>
      </w:r>
      <w:r w:rsidR="00F0576C" w:rsidRPr="00E77216">
        <w:t xml:space="preserve">. </w:t>
      </w:r>
      <w:r w:rsidRPr="00E77216">
        <w:t>In rectangles or strata that are to be sampled more than once by the same vessel</w:t>
      </w:r>
      <w:r w:rsidR="00F0576C" w:rsidRPr="00E77216">
        <w:t>,</w:t>
      </w:r>
      <w:r w:rsidRPr="00E77216">
        <w:t xml:space="preserve"> it is recommended that valid hauls are separated by at least one day </w:t>
      </w:r>
      <w:r w:rsidR="00407BE0">
        <w:t xml:space="preserve">(24-hours) </w:t>
      </w:r>
      <w:r w:rsidRPr="00E77216">
        <w:t>or by at least 10 miles</w:t>
      </w:r>
      <w:r w:rsidR="00F0576C" w:rsidRPr="00E77216">
        <w:t>.</w:t>
      </w:r>
      <w:r w:rsidRPr="00E77216">
        <w:t xml:space="preserve"> </w:t>
      </w:r>
      <w:r w:rsidR="00F0576C" w:rsidRPr="00E77216">
        <w:t>T</w:t>
      </w:r>
      <w:r w:rsidRPr="00E77216">
        <w:t xml:space="preserve">ows conducted by the same vessel in adjacent rectangles </w:t>
      </w:r>
      <w:r w:rsidR="0039207F" w:rsidRPr="00E77216">
        <w:t xml:space="preserve">must </w:t>
      </w:r>
      <w:r w:rsidRPr="00E77216">
        <w:t>also be separated by at least 10 miles</w:t>
      </w:r>
      <w:r w:rsidR="00F0576C" w:rsidRPr="00E77216">
        <w:t xml:space="preserve">, except where one country takes </w:t>
      </w:r>
      <w:r w:rsidRPr="00E77216">
        <w:t xml:space="preserve">more than 2 tows per rectangles. </w:t>
      </w:r>
      <w:r w:rsidR="00407BE0">
        <w:t xml:space="preserve">Exceptions can also be made, e.g. in rectangles with little surveyable area, stations may be less than 10 nm apart. </w:t>
      </w:r>
      <w:r w:rsidR="00407BE0" w:rsidRPr="00E77216">
        <w:t xml:space="preserve">Countries must avoid clustering tow positions between adjacent rectangles in order to reduce positive serial autocorrelation and thereby maximize survey precision. </w:t>
      </w:r>
      <w:r w:rsidRPr="00E77216">
        <w:t>Survey partners exchange information on available clear tows between vessels in order to increase the variance in fishing positions used.</w:t>
      </w:r>
      <w:r w:rsidR="00AF2E08" w:rsidRPr="00E77216">
        <w:t xml:space="preserve"> </w:t>
      </w:r>
      <w:r w:rsidRPr="00E77216">
        <w:t xml:space="preserve">Fish shoals located by sonar or echosounder </w:t>
      </w:r>
      <w:r w:rsidR="00145E2D" w:rsidRPr="00E77216">
        <w:t xml:space="preserve">must </w:t>
      </w:r>
      <w:r w:rsidRPr="00E77216">
        <w:t>not influence fishing locations.</w:t>
      </w:r>
    </w:p>
    <w:p w14:paraId="4BCB6869" w14:textId="77777777" w:rsidR="0064794F" w:rsidRPr="00E77216" w:rsidRDefault="0064794F" w:rsidP="005E6156">
      <w:pPr>
        <w:pStyle w:val="Heading1"/>
      </w:pPr>
      <w:bookmarkStart w:id="69" w:name="_Toc362924118"/>
      <w:bookmarkStart w:id="70" w:name="_Toc323196614"/>
      <w:bookmarkStart w:id="71" w:name="_Toc362437507"/>
      <w:bookmarkStart w:id="72" w:name="_Toc420936002"/>
      <w:r w:rsidRPr="00E77216">
        <w:lastRenderedPageBreak/>
        <w:t>Sampling of GOV-trawl catches</w:t>
      </w:r>
      <w:bookmarkEnd w:id="69"/>
      <w:bookmarkEnd w:id="70"/>
      <w:bookmarkEnd w:id="71"/>
      <w:bookmarkEnd w:id="72"/>
    </w:p>
    <w:p w14:paraId="55716148" w14:textId="77777777" w:rsidR="0064794F" w:rsidRPr="00E77216" w:rsidRDefault="0064794F" w:rsidP="005E6156">
      <w:pPr>
        <w:pStyle w:val="Heading2"/>
      </w:pPr>
      <w:bookmarkStart w:id="73" w:name="_Toc323196615"/>
      <w:bookmarkStart w:id="74" w:name="_Toc362437508"/>
      <w:bookmarkStart w:id="75" w:name="_Toc420936003"/>
      <w:bookmarkStart w:id="76" w:name="_Toc362924119"/>
      <w:r w:rsidRPr="00E77216">
        <w:t>Catch sorting and sampling</w:t>
      </w:r>
      <w:bookmarkEnd w:id="73"/>
      <w:bookmarkEnd w:id="74"/>
      <w:bookmarkEnd w:id="75"/>
    </w:p>
    <w:p w14:paraId="79ADD886" w14:textId="5B1E77D8" w:rsidR="0064794F" w:rsidRPr="00E77216" w:rsidRDefault="000B1C18" w:rsidP="005E6156">
      <w:r w:rsidRPr="00E77216">
        <w:t>T</w:t>
      </w:r>
      <w:r w:rsidR="0064794F" w:rsidRPr="00E77216">
        <w:t xml:space="preserve">he catch from all valid hauls </w:t>
      </w:r>
      <w:r w:rsidRPr="00E77216">
        <w:t xml:space="preserve">must </w:t>
      </w:r>
      <w:r w:rsidR="0064794F" w:rsidRPr="00E77216">
        <w:t xml:space="preserve">be </w:t>
      </w:r>
      <w:r w:rsidRPr="00E77216">
        <w:t xml:space="preserve">fully </w:t>
      </w:r>
      <w:r w:rsidR="0064794F" w:rsidRPr="00E77216">
        <w:t xml:space="preserve">sorted </w:t>
      </w:r>
      <w:r w:rsidR="00FC0149">
        <w:t>if</w:t>
      </w:r>
      <w:r w:rsidR="00FC0149" w:rsidRPr="00E77216">
        <w:t xml:space="preserve"> </w:t>
      </w:r>
      <w:r w:rsidR="00FC0149">
        <w:t>practically possible</w:t>
      </w:r>
      <w:r w:rsidR="0064794F" w:rsidRPr="00E77216">
        <w:t>.</w:t>
      </w:r>
      <w:r w:rsidR="00FC0149">
        <w:t xml:space="preserve"> F</w:t>
      </w:r>
      <w:r w:rsidR="0064794F" w:rsidRPr="00E77216">
        <w:t>ish and shellfish species</w:t>
      </w:r>
      <w:r w:rsidR="00FC0149">
        <w:t xml:space="preserve"> are</w:t>
      </w:r>
      <w:r w:rsidR="0064794F" w:rsidRPr="00E77216">
        <w:t xml:space="preserve"> identified to the lowest taxonomic level possible. For larger catches</w:t>
      </w:r>
      <w:r w:rsidRPr="00E77216">
        <w:t>,</w:t>
      </w:r>
      <w:r w:rsidR="0064794F" w:rsidRPr="00E77216">
        <w:t xml:space="preserve"> a selection of species/size categories of species may be identified as being sufficiently abundant that they can be subsampled appropriately. </w:t>
      </w:r>
    </w:p>
    <w:p w14:paraId="3D6CA5EC" w14:textId="3EA04ECB" w:rsidR="00335B4F" w:rsidRDefault="005F5D60" w:rsidP="005E6156">
      <w:r w:rsidRPr="00E77216">
        <w:t xml:space="preserve">Only if </w:t>
      </w:r>
      <w:r w:rsidR="00335B4F">
        <w:t>it is</w:t>
      </w:r>
      <w:r w:rsidRPr="00E77216">
        <w:t xml:space="preserve"> </w:t>
      </w:r>
      <w:r w:rsidR="00335B4F">
        <w:t xml:space="preserve">practically </w:t>
      </w:r>
      <w:r w:rsidRPr="00E77216">
        <w:t xml:space="preserve">impossible </w:t>
      </w:r>
      <w:r w:rsidR="00335B4F">
        <w:t xml:space="preserve">to identify to species level </w:t>
      </w:r>
      <w:r w:rsidRPr="00E77216">
        <w:t xml:space="preserve">may some be grouped by genus or larger taxonomic group (e.g. </w:t>
      </w:r>
      <w:r w:rsidRPr="00E77216">
        <w:rPr>
          <w:i/>
        </w:rPr>
        <w:t>Pomatoschistus</w:t>
      </w:r>
      <w:r w:rsidRPr="00E77216">
        <w:t xml:space="preserve">, Ammodytidae). </w:t>
      </w:r>
      <w:r w:rsidR="000B1C18" w:rsidRPr="00E77216">
        <w:t xml:space="preserve">Table 3.1 lists the shellfish and cephalopods that must be sorted, measured, and included in the data submission to DATRAS. </w:t>
      </w:r>
    </w:p>
    <w:p w14:paraId="2E00CBCF" w14:textId="606975C4" w:rsidR="00335B4F" w:rsidRDefault="00335B4F" w:rsidP="007762CB">
      <w:pPr>
        <w:pStyle w:val="Heading3"/>
      </w:pPr>
      <w:r>
        <w:t>Additional collection of invertebrates (benthos)</w:t>
      </w:r>
    </w:p>
    <w:p w14:paraId="1D5896ED" w14:textId="78FD6F96" w:rsidR="0064794F" w:rsidRPr="00E77216" w:rsidRDefault="0064794F" w:rsidP="005E6156">
      <w:r w:rsidRPr="00E77216">
        <w:t>Although standardized data collection for fish is well established in IBTS protocols</w:t>
      </w:r>
      <w:r w:rsidR="000B1C18" w:rsidRPr="00E77216">
        <w:t xml:space="preserve"> (see below)</w:t>
      </w:r>
      <w:r w:rsidRPr="00E77216">
        <w:t xml:space="preserve">, there is no standardized approach to the submission of data on the catches and size distribution of </w:t>
      </w:r>
      <w:r w:rsidR="000B1C18" w:rsidRPr="00E77216">
        <w:t>other invertebrate species (those not in Table 3.1)</w:t>
      </w:r>
      <w:r w:rsidRPr="00E77216">
        <w:t xml:space="preserve">. </w:t>
      </w:r>
      <w:r w:rsidR="00F063A1" w:rsidRPr="00E77216">
        <w:t>N</w:t>
      </w:r>
      <w:r w:rsidRPr="00E77216">
        <w:t xml:space="preserve">o agreed protocols for the collection and submission of data exist </w:t>
      </w:r>
      <w:r w:rsidR="0022165E" w:rsidRPr="00E77216">
        <w:t>because</w:t>
      </w:r>
      <w:r w:rsidRPr="00E77216">
        <w:t xml:space="preserve"> the levels of taxonomic expertise on board vessels can be variable. The GOV is not an effective gear for catching benthos for quantitative sampling</w:t>
      </w:r>
      <w:r w:rsidR="00F063A1" w:rsidRPr="00E77216">
        <w:t>, but</w:t>
      </w:r>
      <w:r w:rsidRPr="00E77216">
        <w:t xml:space="preserve"> it can be used for some crude distribution information, </w:t>
      </w:r>
      <w:r w:rsidR="00F063A1" w:rsidRPr="00E77216">
        <w:t xml:space="preserve">as long as the </w:t>
      </w:r>
      <w:r w:rsidRPr="00E77216">
        <w:t>limitation</w:t>
      </w:r>
      <w:r w:rsidR="00F063A1" w:rsidRPr="00E77216">
        <w:t>s</w:t>
      </w:r>
      <w:r w:rsidRPr="00E77216">
        <w:t xml:space="preserve"> of the gear</w:t>
      </w:r>
      <w:r w:rsidR="00F063A1" w:rsidRPr="00E77216">
        <w:t xml:space="preserve"> are taken into consideration</w:t>
      </w:r>
      <w:r w:rsidRPr="00E77216">
        <w:t xml:space="preserve">, </w:t>
      </w:r>
      <w:r w:rsidR="00F063A1" w:rsidRPr="00E77216">
        <w:t xml:space="preserve">e.g., </w:t>
      </w:r>
      <w:r w:rsidRPr="00E77216">
        <w:t xml:space="preserve">the </w:t>
      </w:r>
      <w:r w:rsidR="00F063A1" w:rsidRPr="00E77216">
        <w:t xml:space="preserve">type and rigging of the </w:t>
      </w:r>
      <w:r w:rsidRPr="00E77216">
        <w:t>groundgear</w:t>
      </w:r>
      <w:r w:rsidR="00F063A1" w:rsidRPr="00E77216">
        <w:t>,</w:t>
      </w:r>
      <w:r w:rsidRPr="00E77216">
        <w:t xml:space="preserve"> the size of the </w:t>
      </w:r>
      <w:r w:rsidR="00F063A1" w:rsidRPr="00E77216">
        <w:t xml:space="preserve">net </w:t>
      </w:r>
      <w:r w:rsidRPr="00E77216">
        <w:t xml:space="preserve">meshes. These data </w:t>
      </w:r>
      <w:r w:rsidR="0022165E" w:rsidRPr="00E77216">
        <w:t>may</w:t>
      </w:r>
      <w:r w:rsidRPr="00E77216">
        <w:t xml:space="preserve"> be collected as presence/absence or weights/numbers. It is at the discretion of the institute collecting the data to decide what means is most appropriate. Hence, national laboratories collecting information on benthos </w:t>
      </w:r>
      <w:del w:id="77" w:author="Kai Wieland" w:date="2018-04-03T16:07:00Z">
        <w:r w:rsidRPr="00E77216" w:rsidDel="00C17FA7">
          <w:delText xml:space="preserve">should </w:delText>
        </w:r>
      </w:del>
      <w:ins w:id="78" w:author="Kai Wieland" w:date="2018-04-03T16:07:00Z">
        <w:r w:rsidR="00C17FA7">
          <w:t>may</w:t>
        </w:r>
        <w:r w:rsidR="00C17FA7" w:rsidRPr="00E77216">
          <w:t xml:space="preserve"> </w:t>
        </w:r>
      </w:ins>
      <w:r w:rsidRPr="00E77216">
        <w:t>continue to do so</w:t>
      </w:r>
      <w:r w:rsidR="00D42AAB">
        <w:t>.</w:t>
      </w:r>
      <w:r w:rsidRPr="00E77216">
        <w:t xml:space="preserve"> </w:t>
      </w:r>
      <w:commentRangeStart w:id="79"/>
      <w:del w:id="80" w:author="Kai Wieland" w:date="2018-04-03T16:07:00Z">
        <w:r w:rsidR="00D42AAB" w:rsidDel="00C17FA7">
          <w:delText>D</w:delText>
        </w:r>
        <w:r w:rsidRPr="00E77216" w:rsidDel="00C17FA7">
          <w:delText xml:space="preserve">ata should not be reported to DATRAS until rigorous quality assurance and reporting procedures are in place, so as to ensure that data are of high </w:delText>
        </w:r>
        <w:commentRangeStart w:id="81"/>
        <w:r w:rsidRPr="00E77216" w:rsidDel="00C17FA7">
          <w:delText>quality</w:delText>
        </w:r>
      </w:del>
      <w:commentRangeEnd w:id="81"/>
      <w:r w:rsidR="00C17FA7">
        <w:rPr>
          <w:rStyle w:val="CommentReference"/>
          <w:lang w:val="en-US"/>
        </w:rPr>
        <w:commentReference w:id="81"/>
      </w:r>
      <w:del w:id="82" w:author="Kai Wieland" w:date="2018-04-03T16:07:00Z">
        <w:r w:rsidRPr="00E77216" w:rsidDel="00C17FA7">
          <w:delText>.</w:delText>
        </w:r>
        <w:commentRangeEnd w:id="79"/>
        <w:r w:rsidR="000676E8" w:rsidDel="00C17FA7">
          <w:rPr>
            <w:rStyle w:val="CommentReference"/>
            <w:lang w:val="en-US"/>
          </w:rPr>
          <w:commentReference w:id="79"/>
        </w:r>
      </w:del>
    </w:p>
    <w:p w14:paraId="6AA2BA84" w14:textId="6B27F032" w:rsidR="0064794F" w:rsidRPr="00E77216" w:rsidRDefault="0064794F" w:rsidP="0064794F">
      <w:pPr>
        <w:pStyle w:val="TableCaption"/>
      </w:pPr>
      <w:r w:rsidRPr="00E77216">
        <w:t>Table 3.1. Shellfish and cephalopods to be recorded</w:t>
      </w:r>
      <w:r w:rsidR="002149E8" w:rsidRPr="00E77216">
        <w:t xml:space="preserve"> and/or measured</w:t>
      </w:r>
      <w:r w:rsidRPr="00E77216">
        <w:t xml:space="preserve"> during surveys.</w:t>
      </w:r>
    </w:p>
    <w:tbl>
      <w:tblPr>
        <w:tblW w:w="5000" w:type="pct"/>
        <w:tblBorders>
          <w:top w:val="single" w:sz="4" w:space="0" w:color="auto"/>
          <w:bottom w:val="single" w:sz="4" w:space="0" w:color="auto"/>
          <w:insideH w:val="single" w:sz="4" w:space="0" w:color="808080"/>
        </w:tblBorders>
        <w:tblLook w:val="05E0" w:firstRow="1" w:lastRow="1" w:firstColumn="1" w:lastColumn="1" w:noHBand="0" w:noVBand="1"/>
      </w:tblPr>
      <w:tblGrid>
        <w:gridCol w:w="895"/>
        <w:gridCol w:w="1371"/>
        <w:gridCol w:w="1788"/>
        <w:gridCol w:w="1343"/>
        <w:gridCol w:w="1370"/>
        <w:gridCol w:w="1042"/>
      </w:tblGrid>
      <w:tr w:rsidR="0064794F" w:rsidRPr="00B26B08" w14:paraId="760F95D9" w14:textId="77777777" w:rsidTr="00B26B08">
        <w:trPr>
          <w:tblHeader/>
        </w:trPr>
        <w:tc>
          <w:tcPr>
            <w:tcW w:w="573" w:type="pct"/>
            <w:shd w:val="clear" w:color="auto" w:fill="auto"/>
          </w:tcPr>
          <w:p w14:paraId="7FDA5189" w14:textId="77777777" w:rsidR="0064794F" w:rsidRPr="00B26B08" w:rsidRDefault="002F5A7A" w:rsidP="00DA5CB9">
            <w:pPr>
              <w:pStyle w:val="TableTop"/>
              <w:spacing w:before="0" w:after="0"/>
              <w:rPr>
                <w:sz w:val="16"/>
                <w:szCs w:val="16"/>
              </w:rPr>
            </w:pPr>
            <w:r w:rsidRPr="00B26B08">
              <w:rPr>
                <w:sz w:val="16"/>
                <w:szCs w:val="16"/>
              </w:rPr>
              <w:t>AphiaID</w:t>
            </w:r>
          </w:p>
        </w:tc>
        <w:tc>
          <w:tcPr>
            <w:tcW w:w="878" w:type="pct"/>
            <w:shd w:val="clear" w:color="auto" w:fill="auto"/>
          </w:tcPr>
          <w:p w14:paraId="7576F113" w14:textId="77777777" w:rsidR="0064794F" w:rsidRPr="00B26B08" w:rsidRDefault="0064794F" w:rsidP="00DA5CB9">
            <w:pPr>
              <w:pStyle w:val="TableTop"/>
              <w:spacing w:before="0" w:after="0"/>
              <w:rPr>
                <w:sz w:val="16"/>
                <w:szCs w:val="16"/>
              </w:rPr>
            </w:pPr>
            <w:r w:rsidRPr="00B26B08">
              <w:rPr>
                <w:sz w:val="16"/>
                <w:szCs w:val="16"/>
              </w:rPr>
              <w:t>Common name</w:t>
            </w:r>
          </w:p>
        </w:tc>
        <w:tc>
          <w:tcPr>
            <w:tcW w:w="1145" w:type="pct"/>
            <w:shd w:val="clear" w:color="auto" w:fill="auto"/>
          </w:tcPr>
          <w:p w14:paraId="6F0B4CED" w14:textId="77777777" w:rsidR="0064794F" w:rsidRPr="00B26B08" w:rsidRDefault="0064794F" w:rsidP="00DA5CB9">
            <w:pPr>
              <w:pStyle w:val="TableTop"/>
              <w:spacing w:before="0" w:after="0"/>
              <w:rPr>
                <w:sz w:val="16"/>
                <w:szCs w:val="16"/>
              </w:rPr>
            </w:pPr>
            <w:r w:rsidRPr="00B26B08">
              <w:rPr>
                <w:sz w:val="16"/>
                <w:szCs w:val="16"/>
              </w:rPr>
              <w:t>Scientific name</w:t>
            </w:r>
          </w:p>
        </w:tc>
        <w:tc>
          <w:tcPr>
            <w:tcW w:w="860" w:type="pct"/>
            <w:shd w:val="clear" w:color="auto" w:fill="auto"/>
          </w:tcPr>
          <w:p w14:paraId="1F931703" w14:textId="77777777" w:rsidR="0064794F" w:rsidRPr="00B26B08" w:rsidRDefault="0064794F" w:rsidP="00DA5CB9">
            <w:pPr>
              <w:pStyle w:val="TableTop"/>
              <w:spacing w:before="0" w:after="0"/>
              <w:rPr>
                <w:sz w:val="16"/>
                <w:szCs w:val="16"/>
              </w:rPr>
            </w:pPr>
            <w:r w:rsidRPr="00B26B08">
              <w:rPr>
                <w:sz w:val="16"/>
                <w:szCs w:val="16"/>
              </w:rPr>
              <w:t xml:space="preserve">Recording </w:t>
            </w:r>
          </w:p>
        </w:tc>
        <w:tc>
          <w:tcPr>
            <w:tcW w:w="877" w:type="pct"/>
            <w:shd w:val="clear" w:color="auto" w:fill="auto"/>
          </w:tcPr>
          <w:p w14:paraId="68E68BC1" w14:textId="77777777" w:rsidR="0064794F" w:rsidRPr="00B26B08" w:rsidRDefault="0064794F" w:rsidP="00DA5CB9">
            <w:pPr>
              <w:pStyle w:val="TableTop"/>
              <w:spacing w:before="0" w:after="0"/>
              <w:rPr>
                <w:sz w:val="16"/>
                <w:szCs w:val="16"/>
              </w:rPr>
            </w:pPr>
            <w:r w:rsidRPr="00B26B08">
              <w:rPr>
                <w:sz w:val="16"/>
                <w:szCs w:val="16"/>
              </w:rPr>
              <w:t>Measurement</w:t>
            </w:r>
          </w:p>
        </w:tc>
        <w:tc>
          <w:tcPr>
            <w:tcW w:w="667" w:type="pct"/>
            <w:shd w:val="clear" w:color="auto" w:fill="auto"/>
          </w:tcPr>
          <w:p w14:paraId="6F8C57C2" w14:textId="77777777" w:rsidR="0064794F" w:rsidRPr="00B26B08" w:rsidRDefault="0064794F" w:rsidP="00DA5CB9">
            <w:pPr>
              <w:pStyle w:val="TableTop"/>
              <w:spacing w:before="0" w:after="0"/>
              <w:rPr>
                <w:sz w:val="16"/>
                <w:szCs w:val="16"/>
              </w:rPr>
            </w:pPr>
            <w:r w:rsidRPr="00B26B08">
              <w:rPr>
                <w:sz w:val="16"/>
                <w:szCs w:val="16"/>
              </w:rPr>
              <w:t>Unit</w:t>
            </w:r>
          </w:p>
        </w:tc>
      </w:tr>
      <w:tr w:rsidR="0064794F" w:rsidRPr="00B26B08" w14:paraId="1ABAB735" w14:textId="77777777" w:rsidTr="00DA5CB9">
        <w:tc>
          <w:tcPr>
            <w:tcW w:w="5000" w:type="pct"/>
            <w:gridSpan w:val="6"/>
            <w:shd w:val="clear" w:color="auto" w:fill="auto"/>
          </w:tcPr>
          <w:p w14:paraId="4EF4A715" w14:textId="77777777" w:rsidR="0064794F" w:rsidRPr="00B26B08" w:rsidRDefault="0064794F" w:rsidP="00DA5CB9">
            <w:pPr>
              <w:pStyle w:val="TableTop"/>
              <w:spacing w:before="0" w:after="0"/>
              <w:rPr>
                <w:smallCaps/>
                <w:sz w:val="16"/>
                <w:szCs w:val="16"/>
              </w:rPr>
            </w:pPr>
            <w:r w:rsidRPr="00B26B08">
              <w:rPr>
                <w:smallCaps/>
                <w:sz w:val="16"/>
                <w:szCs w:val="16"/>
              </w:rPr>
              <w:t>Crustaceans</w:t>
            </w:r>
          </w:p>
        </w:tc>
      </w:tr>
      <w:tr w:rsidR="0064794F" w:rsidRPr="00B26B08" w14:paraId="75B67E79" w14:textId="77777777" w:rsidTr="00B26B08">
        <w:tc>
          <w:tcPr>
            <w:tcW w:w="573" w:type="pct"/>
            <w:shd w:val="clear" w:color="auto" w:fill="auto"/>
          </w:tcPr>
          <w:p w14:paraId="08133949" w14:textId="77777777" w:rsidR="0064794F" w:rsidRPr="00B26B08" w:rsidRDefault="002F5A7A" w:rsidP="00DA5CB9">
            <w:pPr>
              <w:pStyle w:val="table"/>
              <w:spacing w:before="0" w:after="0"/>
              <w:rPr>
                <w:sz w:val="16"/>
                <w:szCs w:val="16"/>
              </w:rPr>
            </w:pPr>
            <w:r w:rsidRPr="00B26B08">
              <w:rPr>
                <w:sz w:val="16"/>
                <w:szCs w:val="16"/>
              </w:rPr>
              <w:t>107275</w:t>
            </w:r>
          </w:p>
        </w:tc>
        <w:tc>
          <w:tcPr>
            <w:tcW w:w="878" w:type="pct"/>
            <w:shd w:val="clear" w:color="auto" w:fill="auto"/>
          </w:tcPr>
          <w:p w14:paraId="64894E81" w14:textId="77777777" w:rsidR="0064794F" w:rsidRPr="00B26B08" w:rsidRDefault="0064794F" w:rsidP="00DA5CB9">
            <w:pPr>
              <w:pStyle w:val="table"/>
              <w:spacing w:before="0" w:after="0"/>
              <w:rPr>
                <w:sz w:val="16"/>
                <w:szCs w:val="16"/>
              </w:rPr>
            </w:pPr>
            <w:r w:rsidRPr="00B26B08">
              <w:rPr>
                <w:sz w:val="16"/>
                <w:szCs w:val="16"/>
              </w:rPr>
              <w:t>Golden crab</w:t>
            </w:r>
          </w:p>
        </w:tc>
        <w:tc>
          <w:tcPr>
            <w:tcW w:w="1145" w:type="pct"/>
            <w:shd w:val="clear" w:color="auto" w:fill="auto"/>
          </w:tcPr>
          <w:p w14:paraId="0295926B" w14:textId="77777777" w:rsidR="0064794F" w:rsidRPr="00B26B08" w:rsidRDefault="0064794F" w:rsidP="00DA5CB9">
            <w:pPr>
              <w:pStyle w:val="table"/>
              <w:spacing w:before="0" w:after="0"/>
              <w:rPr>
                <w:i/>
                <w:sz w:val="16"/>
                <w:szCs w:val="16"/>
              </w:rPr>
            </w:pPr>
            <w:r w:rsidRPr="00B26B08">
              <w:rPr>
                <w:i/>
                <w:sz w:val="16"/>
                <w:szCs w:val="16"/>
              </w:rPr>
              <w:t>Cancer bellanius</w:t>
            </w:r>
          </w:p>
        </w:tc>
        <w:tc>
          <w:tcPr>
            <w:tcW w:w="860" w:type="pct"/>
            <w:shd w:val="clear" w:color="auto" w:fill="auto"/>
          </w:tcPr>
          <w:p w14:paraId="3F1EC765" w14:textId="77777777" w:rsidR="0064794F" w:rsidRPr="00B26B08" w:rsidRDefault="0064794F" w:rsidP="00DA5CB9">
            <w:pPr>
              <w:pStyle w:val="table"/>
              <w:spacing w:before="0" w:after="0"/>
              <w:rPr>
                <w:sz w:val="16"/>
                <w:szCs w:val="16"/>
              </w:rPr>
            </w:pPr>
            <w:r w:rsidRPr="00B26B08">
              <w:rPr>
                <w:sz w:val="16"/>
                <w:szCs w:val="16"/>
              </w:rPr>
              <w:t>Male/Female</w:t>
            </w:r>
          </w:p>
        </w:tc>
        <w:tc>
          <w:tcPr>
            <w:tcW w:w="877" w:type="pct"/>
            <w:shd w:val="clear" w:color="auto" w:fill="auto"/>
          </w:tcPr>
          <w:p w14:paraId="1AD45433" w14:textId="77777777" w:rsidR="0064794F" w:rsidRPr="00B26B08" w:rsidRDefault="0064794F" w:rsidP="00DA5CB9">
            <w:pPr>
              <w:pStyle w:val="table"/>
              <w:spacing w:before="0" w:after="0"/>
              <w:rPr>
                <w:sz w:val="16"/>
                <w:szCs w:val="16"/>
              </w:rPr>
            </w:pPr>
            <w:r w:rsidRPr="00B26B08">
              <w:rPr>
                <w:sz w:val="16"/>
                <w:szCs w:val="16"/>
              </w:rPr>
              <w:t>Carapace width</w:t>
            </w:r>
          </w:p>
        </w:tc>
        <w:tc>
          <w:tcPr>
            <w:tcW w:w="667" w:type="pct"/>
            <w:shd w:val="clear" w:color="auto" w:fill="auto"/>
          </w:tcPr>
          <w:p w14:paraId="5EAEDF39" w14:textId="77777777" w:rsidR="0064794F" w:rsidRPr="00B26B08" w:rsidRDefault="0064794F" w:rsidP="00DA5CB9">
            <w:pPr>
              <w:pStyle w:val="table"/>
              <w:spacing w:before="0" w:after="0"/>
              <w:rPr>
                <w:sz w:val="16"/>
                <w:szCs w:val="16"/>
              </w:rPr>
            </w:pPr>
            <w:r w:rsidRPr="00B26B08">
              <w:rPr>
                <w:sz w:val="16"/>
                <w:szCs w:val="16"/>
              </w:rPr>
              <w:t>mm below</w:t>
            </w:r>
          </w:p>
        </w:tc>
      </w:tr>
      <w:tr w:rsidR="0064794F" w:rsidRPr="00B26B08" w14:paraId="19C53D83" w14:textId="77777777" w:rsidTr="00B26B08">
        <w:tc>
          <w:tcPr>
            <w:tcW w:w="573" w:type="pct"/>
            <w:shd w:val="clear" w:color="auto" w:fill="auto"/>
          </w:tcPr>
          <w:p w14:paraId="751ECFF4" w14:textId="77777777" w:rsidR="0064794F" w:rsidRPr="00B26B08" w:rsidRDefault="002F5A7A" w:rsidP="00DA5CB9">
            <w:pPr>
              <w:pStyle w:val="table"/>
              <w:spacing w:before="0" w:after="0"/>
              <w:rPr>
                <w:sz w:val="16"/>
                <w:szCs w:val="16"/>
              </w:rPr>
            </w:pPr>
            <w:r w:rsidRPr="00B26B08">
              <w:rPr>
                <w:sz w:val="16"/>
                <w:szCs w:val="16"/>
              </w:rPr>
              <w:t>107276</w:t>
            </w:r>
          </w:p>
        </w:tc>
        <w:tc>
          <w:tcPr>
            <w:tcW w:w="878" w:type="pct"/>
            <w:shd w:val="clear" w:color="auto" w:fill="auto"/>
          </w:tcPr>
          <w:p w14:paraId="3A1CC857" w14:textId="77777777" w:rsidR="0064794F" w:rsidRPr="00B26B08" w:rsidRDefault="0064794F" w:rsidP="00DA5CB9">
            <w:pPr>
              <w:pStyle w:val="table"/>
              <w:spacing w:before="0" w:after="0"/>
              <w:rPr>
                <w:sz w:val="16"/>
                <w:szCs w:val="16"/>
              </w:rPr>
            </w:pPr>
            <w:r w:rsidRPr="00B26B08">
              <w:rPr>
                <w:sz w:val="16"/>
                <w:szCs w:val="16"/>
              </w:rPr>
              <w:t>Edible crab</w:t>
            </w:r>
          </w:p>
        </w:tc>
        <w:tc>
          <w:tcPr>
            <w:tcW w:w="1145" w:type="pct"/>
            <w:shd w:val="clear" w:color="auto" w:fill="auto"/>
          </w:tcPr>
          <w:p w14:paraId="7D3E7F74" w14:textId="77777777" w:rsidR="0064794F" w:rsidRPr="00B26B08" w:rsidRDefault="0064794F" w:rsidP="00DA5CB9">
            <w:pPr>
              <w:pStyle w:val="table"/>
              <w:spacing w:before="0" w:after="0"/>
              <w:rPr>
                <w:i/>
                <w:sz w:val="16"/>
                <w:szCs w:val="16"/>
              </w:rPr>
            </w:pPr>
            <w:r w:rsidRPr="00B26B08">
              <w:rPr>
                <w:i/>
                <w:sz w:val="16"/>
                <w:szCs w:val="16"/>
              </w:rPr>
              <w:t>Cancer pagurus</w:t>
            </w:r>
          </w:p>
        </w:tc>
        <w:tc>
          <w:tcPr>
            <w:tcW w:w="860" w:type="pct"/>
            <w:shd w:val="clear" w:color="auto" w:fill="auto"/>
          </w:tcPr>
          <w:p w14:paraId="61AC7AC7" w14:textId="77777777" w:rsidR="0064794F" w:rsidRPr="00B26B08" w:rsidRDefault="0064794F" w:rsidP="00DA5CB9">
            <w:pPr>
              <w:pStyle w:val="table"/>
              <w:spacing w:before="0" w:after="0"/>
              <w:rPr>
                <w:sz w:val="16"/>
                <w:szCs w:val="16"/>
              </w:rPr>
            </w:pPr>
            <w:r w:rsidRPr="00B26B08">
              <w:rPr>
                <w:sz w:val="16"/>
                <w:szCs w:val="16"/>
              </w:rPr>
              <w:t>Male/Female</w:t>
            </w:r>
          </w:p>
        </w:tc>
        <w:tc>
          <w:tcPr>
            <w:tcW w:w="877" w:type="pct"/>
            <w:shd w:val="clear" w:color="auto" w:fill="auto"/>
          </w:tcPr>
          <w:p w14:paraId="30EF0507" w14:textId="77777777" w:rsidR="0064794F" w:rsidRPr="00B26B08" w:rsidRDefault="0064794F" w:rsidP="00DA5CB9">
            <w:pPr>
              <w:pStyle w:val="table"/>
              <w:spacing w:before="0" w:after="0"/>
              <w:rPr>
                <w:sz w:val="16"/>
                <w:szCs w:val="16"/>
              </w:rPr>
            </w:pPr>
            <w:r w:rsidRPr="00B26B08">
              <w:rPr>
                <w:sz w:val="16"/>
                <w:szCs w:val="16"/>
              </w:rPr>
              <w:t>Carapace width</w:t>
            </w:r>
          </w:p>
        </w:tc>
        <w:tc>
          <w:tcPr>
            <w:tcW w:w="667" w:type="pct"/>
            <w:shd w:val="clear" w:color="auto" w:fill="auto"/>
          </w:tcPr>
          <w:p w14:paraId="5CA0A420" w14:textId="77777777" w:rsidR="0064794F" w:rsidRPr="00B26B08" w:rsidRDefault="0064794F" w:rsidP="00DA5CB9">
            <w:pPr>
              <w:pStyle w:val="table"/>
              <w:spacing w:before="0" w:after="0"/>
              <w:rPr>
                <w:sz w:val="16"/>
                <w:szCs w:val="16"/>
              </w:rPr>
            </w:pPr>
            <w:r w:rsidRPr="00B26B08">
              <w:rPr>
                <w:sz w:val="16"/>
                <w:szCs w:val="16"/>
              </w:rPr>
              <w:t>mm below</w:t>
            </w:r>
          </w:p>
        </w:tc>
      </w:tr>
      <w:tr w:rsidR="0064794F" w:rsidRPr="00B26B08" w14:paraId="73A81703" w14:textId="77777777" w:rsidTr="00B26B08">
        <w:tc>
          <w:tcPr>
            <w:tcW w:w="573" w:type="pct"/>
            <w:shd w:val="clear" w:color="auto" w:fill="auto"/>
          </w:tcPr>
          <w:p w14:paraId="3ED594EB" w14:textId="77777777" w:rsidR="0064794F" w:rsidRPr="00B26B08" w:rsidRDefault="00FC4B6A" w:rsidP="00DA5CB9">
            <w:pPr>
              <w:pStyle w:val="table"/>
              <w:spacing w:before="0" w:after="0"/>
              <w:rPr>
                <w:sz w:val="16"/>
                <w:szCs w:val="16"/>
              </w:rPr>
            </w:pPr>
            <w:r w:rsidRPr="00B26B08">
              <w:rPr>
                <w:sz w:val="16"/>
                <w:szCs w:val="16"/>
              </w:rPr>
              <w:t>107369</w:t>
            </w:r>
          </w:p>
        </w:tc>
        <w:tc>
          <w:tcPr>
            <w:tcW w:w="878" w:type="pct"/>
            <w:shd w:val="clear" w:color="auto" w:fill="auto"/>
          </w:tcPr>
          <w:p w14:paraId="22BEDC68" w14:textId="77777777" w:rsidR="0064794F" w:rsidRPr="00B26B08" w:rsidRDefault="0064794F" w:rsidP="00DA5CB9">
            <w:pPr>
              <w:pStyle w:val="table"/>
              <w:spacing w:before="0" w:after="0"/>
              <w:rPr>
                <w:sz w:val="16"/>
                <w:szCs w:val="16"/>
              </w:rPr>
            </w:pPr>
            <w:r w:rsidRPr="00B26B08">
              <w:rPr>
                <w:sz w:val="16"/>
                <w:szCs w:val="16"/>
              </w:rPr>
              <w:t>Deep-water red crab</w:t>
            </w:r>
          </w:p>
        </w:tc>
        <w:tc>
          <w:tcPr>
            <w:tcW w:w="1145" w:type="pct"/>
            <w:shd w:val="clear" w:color="auto" w:fill="auto"/>
          </w:tcPr>
          <w:p w14:paraId="0F1A3DE1" w14:textId="77777777" w:rsidR="0064794F" w:rsidRPr="00B26B08" w:rsidRDefault="00FC4B6A" w:rsidP="00DA5CB9">
            <w:pPr>
              <w:pStyle w:val="table"/>
              <w:spacing w:before="0" w:after="0"/>
              <w:rPr>
                <w:i/>
                <w:sz w:val="16"/>
                <w:szCs w:val="16"/>
              </w:rPr>
            </w:pPr>
            <w:r w:rsidRPr="00B26B08">
              <w:rPr>
                <w:i/>
                <w:sz w:val="16"/>
                <w:szCs w:val="16"/>
              </w:rPr>
              <w:t xml:space="preserve">Chaceon </w:t>
            </w:r>
            <w:r w:rsidR="0064794F" w:rsidRPr="00B26B08">
              <w:rPr>
                <w:i/>
                <w:sz w:val="16"/>
                <w:szCs w:val="16"/>
              </w:rPr>
              <w:t>affinis</w:t>
            </w:r>
          </w:p>
        </w:tc>
        <w:tc>
          <w:tcPr>
            <w:tcW w:w="860" w:type="pct"/>
            <w:shd w:val="clear" w:color="auto" w:fill="auto"/>
          </w:tcPr>
          <w:p w14:paraId="7CC487C6" w14:textId="77777777" w:rsidR="0064794F" w:rsidRPr="00B26B08" w:rsidRDefault="0064794F" w:rsidP="00DA5CB9">
            <w:pPr>
              <w:pStyle w:val="table"/>
              <w:spacing w:before="0" w:after="0"/>
              <w:rPr>
                <w:sz w:val="16"/>
                <w:szCs w:val="16"/>
              </w:rPr>
            </w:pPr>
            <w:r w:rsidRPr="00B26B08">
              <w:rPr>
                <w:sz w:val="16"/>
                <w:szCs w:val="16"/>
              </w:rPr>
              <w:t>Male/Female</w:t>
            </w:r>
          </w:p>
        </w:tc>
        <w:tc>
          <w:tcPr>
            <w:tcW w:w="877" w:type="pct"/>
            <w:shd w:val="clear" w:color="auto" w:fill="auto"/>
          </w:tcPr>
          <w:p w14:paraId="1A99A91F" w14:textId="77777777" w:rsidR="0064794F" w:rsidRPr="00B26B08" w:rsidRDefault="0064794F" w:rsidP="00DA5CB9">
            <w:pPr>
              <w:pStyle w:val="table"/>
              <w:spacing w:before="0" w:after="0"/>
              <w:rPr>
                <w:sz w:val="16"/>
                <w:szCs w:val="16"/>
              </w:rPr>
            </w:pPr>
            <w:r w:rsidRPr="00B26B08">
              <w:rPr>
                <w:sz w:val="16"/>
                <w:szCs w:val="16"/>
              </w:rPr>
              <w:t>Carapace width</w:t>
            </w:r>
          </w:p>
        </w:tc>
        <w:tc>
          <w:tcPr>
            <w:tcW w:w="667" w:type="pct"/>
            <w:shd w:val="clear" w:color="auto" w:fill="auto"/>
          </w:tcPr>
          <w:p w14:paraId="13F9DD36" w14:textId="77777777" w:rsidR="0064794F" w:rsidRPr="00B26B08" w:rsidRDefault="0064794F" w:rsidP="00DA5CB9">
            <w:pPr>
              <w:pStyle w:val="table"/>
              <w:spacing w:before="0" w:after="0"/>
              <w:rPr>
                <w:sz w:val="16"/>
                <w:szCs w:val="16"/>
              </w:rPr>
            </w:pPr>
            <w:r w:rsidRPr="00B26B08">
              <w:rPr>
                <w:sz w:val="16"/>
                <w:szCs w:val="16"/>
              </w:rPr>
              <w:t>mm below</w:t>
            </w:r>
          </w:p>
        </w:tc>
      </w:tr>
      <w:tr w:rsidR="0064794F" w:rsidRPr="00B26B08" w14:paraId="50BC9606" w14:textId="77777777" w:rsidTr="00B26B08">
        <w:tc>
          <w:tcPr>
            <w:tcW w:w="573" w:type="pct"/>
            <w:shd w:val="clear" w:color="auto" w:fill="auto"/>
          </w:tcPr>
          <w:p w14:paraId="1287C95A" w14:textId="77777777" w:rsidR="0064794F" w:rsidRPr="00B26B08" w:rsidRDefault="002F5A7A" w:rsidP="00DA5CB9">
            <w:pPr>
              <w:pStyle w:val="table"/>
              <w:spacing w:before="0" w:after="0"/>
              <w:rPr>
                <w:sz w:val="16"/>
                <w:szCs w:val="16"/>
              </w:rPr>
            </w:pPr>
            <w:r w:rsidRPr="00B26B08">
              <w:rPr>
                <w:sz w:val="16"/>
                <w:szCs w:val="16"/>
              </w:rPr>
              <w:t>107253</w:t>
            </w:r>
          </w:p>
        </w:tc>
        <w:tc>
          <w:tcPr>
            <w:tcW w:w="878" w:type="pct"/>
            <w:shd w:val="clear" w:color="auto" w:fill="auto"/>
          </w:tcPr>
          <w:p w14:paraId="7E442D86" w14:textId="77777777" w:rsidR="0064794F" w:rsidRPr="00B26B08" w:rsidRDefault="0064794F" w:rsidP="00DA5CB9">
            <w:pPr>
              <w:pStyle w:val="table"/>
              <w:spacing w:before="0" w:after="0"/>
              <w:rPr>
                <w:sz w:val="16"/>
                <w:szCs w:val="16"/>
              </w:rPr>
            </w:pPr>
            <w:r w:rsidRPr="00B26B08">
              <w:rPr>
                <w:sz w:val="16"/>
                <w:szCs w:val="16"/>
              </w:rPr>
              <w:t>European lobster</w:t>
            </w:r>
          </w:p>
        </w:tc>
        <w:tc>
          <w:tcPr>
            <w:tcW w:w="1145" w:type="pct"/>
            <w:shd w:val="clear" w:color="auto" w:fill="auto"/>
          </w:tcPr>
          <w:p w14:paraId="189377DA" w14:textId="77777777" w:rsidR="0064794F" w:rsidRPr="00B26B08" w:rsidRDefault="0064794F" w:rsidP="00DA5CB9">
            <w:pPr>
              <w:pStyle w:val="table"/>
              <w:spacing w:before="0" w:after="0"/>
              <w:rPr>
                <w:i/>
                <w:sz w:val="16"/>
                <w:szCs w:val="16"/>
              </w:rPr>
            </w:pPr>
            <w:r w:rsidRPr="00B26B08">
              <w:rPr>
                <w:i/>
                <w:sz w:val="16"/>
                <w:szCs w:val="16"/>
              </w:rPr>
              <w:t>Homarus gammarus</w:t>
            </w:r>
          </w:p>
        </w:tc>
        <w:tc>
          <w:tcPr>
            <w:tcW w:w="860" w:type="pct"/>
            <w:shd w:val="clear" w:color="auto" w:fill="auto"/>
          </w:tcPr>
          <w:p w14:paraId="6C699792" w14:textId="77777777" w:rsidR="0064794F" w:rsidRPr="00B26B08" w:rsidRDefault="0064794F" w:rsidP="00DA5CB9">
            <w:pPr>
              <w:pStyle w:val="table"/>
              <w:spacing w:before="0" w:after="0"/>
              <w:rPr>
                <w:sz w:val="16"/>
                <w:szCs w:val="16"/>
              </w:rPr>
            </w:pPr>
            <w:r w:rsidRPr="00B26B08">
              <w:rPr>
                <w:sz w:val="16"/>
                <w:szCs w:val="16"/>
              </w:rPr>
              <w:t>Male/Female</w:t>
            </w:r>
          </w:p>
        </w:tc>
        <w:tc>
          <w:tcPr>
            <w:tcW w:w="877" w:type="pct"/>
            <w:shd w:val="clear" w:color="auto" w:fill="auto"/>
          </w:tcPr>
          <w:p w14:paraId="29E8B0C7" w14:textId="77777777" w:rsidR="0064794F" w:rsidRPr="00B26B08" w:rsidRDefault="0064794F" w:rsidP="00DA5CB9">
            <w:pPr>
              <w:pStyle w:val="table"/>
              <w:spacing w:before="0" w:after="0"/>
              <w:rPr>
                <w:sz w:val="16"/>
                <w:szCs w:val="16"/>
              </w:rPr>
            </w:pPr>
            <w:r w:rsidRPr="00B26B08">
              <w:rPr>
                <w:sz w:val="16"/>
                <w:szCs w:val="16"/>
              </w:rPr>
              <w:t>Carapace length</w:t>
            </w:r>
          </w:p>
        </w:tc>
        <w:tc>
          <w:tcPr>
            <w:tcW w:w="667" w:type="pct"/>
            <w:shd w:val="clear" w:color="auto" w:fill="auto"/>
          </w:tcPr>
          <w:p w14:paraId="5ED29C21" w14:textId="77777777" w:rsidR="0064794F" w:rsidRPr="00B26B08" w:rsidRDefault="0064794F" w:rsidP="00DA5CB9">
            <w:pPr>
              <w:pStyle w:val="table"/>
              <w:spacing w:before="0" w:after="0"/>
              <w:rPr>
                <w:sz w:val="16"/>
                <w:szCs w:val="16"/>
              </w:rPr>
            </w:pPr>
            <w:r w:rsidRPr="00B26B08">
              <w:rPr>
                <w:sz w:val="16"/>
                <w:szCs w:val="16"/>
              </w:rPr>
              <w:t>mm below</w:t>
            </w:r>
          </w:p>
        </w:tc>
      </w:tr>
      <w:tr w:rsidR="0064794F" w:rsidRPr="00B26B08" w14:paraId="5AB630F3" w14:textId="77777777" w:rsidTr="00B26B08">
        <w:tc>
          <w:tcPr>
            <w:tcW w:w="573" w:type="pct"/>
            <w:shd w:val="clear" w:color="auto" w:fill="auto"/>
          </w:tcPr>
          <w:p w14:paraId="6DD43D91" w14:textId="77777777" w:rsidR="0064794F" w:rsidRPr="00B26B08" w:rsidRDefault="002F5A7A" w:rsidP="00DA5CB9">
            <w:pPr>
              <w:pStyle w:val="table"/>
              <w:spacing w:before="0" w:after="0"/>
              <w:rPr>
                <w:sz w:val="16"/>
                <w:szCs w:val="16"/>
              </w:rPr>
            </w:pPr>
            <w:r w:rsidRPr="00B26B08">
              <w:rPr>
                <w:sz w:val="16"/>
                <w:szCs w:val="16"/>
              </w:rPr>
              <w:t>107703</w:t>
            </w:r>
          </w:p>
        </w:tc>
        <w:tc>
          <w:tcPr>
            <w:tcW w:w="878" w:type="pct"/>
            <w:shd w:val="clear" w:color="auto" w:fill="auto"/>
          </w:tcPr>
          <w:p w14:paraId="024AD845" w14:textId="77777777" w:rsidR="0064794F" w:rsidRPr="00B26B08" w:rsidRDefault="0064794F" w:rsidP="00DA5CB9">
            <w:pPr>
              <w:pStyle w:val="table"/>
              <w:spacing w:before="0" w:after="0"/>
              <w:rPr>
                <w:sz w:val="16"/>
                <w:szCs w:val="16"/>
              </w:rPr>
            </w:pPr>
            <w:r w:rsidRPr="00B26B08">
              <w:rPr>
                <w:sz w:val="16"/>
                <w:szCs w:val="16"/>
              </w:rPr>
              <w:t>Crawfish/spiny lobster</w:t>
            </w:r>
          </w:p>
        </w:tc>
        <w:tc>
          <w:tcPr>
            <w:tcW w:w="1145" w:type="pct"/>
            <w:shd w:val="clear" w:color="auto" w:fill="auto"/>
          </w:tcPr>
          <w:p w14:paraId="0C577476" w14:textId="77777777" w:rsidR="0064794F" w:rsidRPr="00B26B08" w:rsidRDefault="0064794F" w:rsidP="00DA5CB9">
            <w:pPr>
              <w:pStyle w:val="table"/>
              <w:spacing w:before="0" w:after="0"/>
              <w:rPr>
                <w:i/>
                <w:sz w:val="16"/>
                <w:szCs w:val="16"/>
              </w:rPr>
            </w:pPr>
            <w:r w:rsidRPr="00B26B08">
              <w:rPr>
                <w:i/>
                <w:sz w:val="16"/>
                <w:szCs w:val="16"/>
              </w:rPr>
              <w:t>Palinurus elephas</w:t>
            </w:r>
          </w:p>
        </w:tc>
        <w:tc>
          <w:tcPr>
            <w:tcW w:w="860" w:type="pct"/>
            <w:shd w:val="clear" w:color="auto" w:fill="auto"/>
          </w:tcPr>
          <w:p w14:paraId="121B787D" w14:textId="77777777" w:rsidR="0064794F" w:rsidRPr="00B26B08" w:rsidRDefault="0064794F" w:rsidP="00DA5CB9">
            <w:pPr>
              <w:pStyle w:val="table"/>
              <w:spacing w:before="0" w:after="0"/>
              <w:rPr>
                <w:sz w:val="16"/>
                <w:szCs w:val="16"/>
              </w:rPr>
            </w:pPr>
            <w:r w:rsidRPr="00B26B08">
              <w:rPr>
                <w:sz w:val="16"/>
                <w:szCs w:val="16"/>
              </w:rPr>
              <w:t>Male/Female</w:t>
            </w:r>
          </w:p>
        </w:tc>
        <w:tc>
          <w:tcPr>
            <w:tcW w:w="877" w:type="pct"/>
            <w:shd w:val="clear" w:color="auto" w:fill="auto"/>
          </w:tcPr>
          <w:p w14:paraId="42E9FE8F" w14:textId="77777777" w:rsidR="0064794F" w:rsidRPr="00B26B08" w:rsidRDefault="0064794F" w:rsidP="00DA5CB9">
            <w:pPr>
              <w:pStyle w:val="table"/>
              <w:spacing w:before="0" w:after="0"/>
              <w:rPr>
                <w:sz w:val="16"/>
                <w:szCs w:val="16"/>
              </w:rPr>
            </w:pPr>
            <w:r w:rsidRPr="00B26B08">
              <w:rPr>
                <w:sz w:val="16"/>
                <w:szCs w:val="16"/>
              </w:rPr>
              <w:t>Carapace length</w:t>
            </w:r>
          </w:p>
        </w:tc>
        <w:tc>
          <w:tcPr>
            <w:tcW w:w="667" w:type="pct"/>
            <w:shd w:val="clear" w:color="auto" w:fill="auto"/>
          </w:tcPr>
          <w:p w14:paraId="25D79685" w14:textId="77777777" w:rsidR="0064794F" w:rsidRPr="00B26B08" w:rsidRDefault="0064794F" w:rsidP="00DA5CB9">
            <w:pPr>
              <w:pStyle w:val="table"/>
              <w:spacing w:before="0" w:after="0"/>
              <w:rPr>
                <w:sz w:val="16"/>
                <w:szCs w:val="16"/>
              </w:rPr>
            </w:pPr>
            <w:r w:rsidRPr="00B26B08">
              <w:rPr>
                <w:sz w:val="16"/>
                <w:szCs w:val="16"/>
              </w:rPr>
              <w:t>mm below</w:t>
            </w:r>
          </w:p>
        </w:tc>
      </w:tr>
      <w:tr w:rsidR="0064794F" w:rsidRPr="00B26B08" w14:paraId="0C361D74" w14:textId="77777777" w:rsidTr="00B26B08">
        <w:tc>
          <w:tcPr>
            <w:tcW w:w="573" w:type="pct"/>
            <w:shd w:val="clear" w:color="auto" w:fill="auto"/>
          </w:tcPr>
          <w:p w14:paraId="1A80C2CE" w14:textId="77777777" w:rsidR="0064794F" w:rsidRPr="00B26B08" w:rsidRDefault="002F5A7A" w:rsidP="00DA5CB9">
            <w:pPr>
              <w:pStyle w:val="table"/>
              <w:spacing w:before="0" w:after="0"/>
              <w:rPr>
                <w:sz w:val="16"/>
                <w:szCs w:val="16"/>
              </w:rPr>
            </w:pPr>
            <w:r w:rsidRPr="00B26B08">
              <w:rPr>
                <w:sz w:val="16"/>
                <w:szCs w:val="16"/>
              </w:rPr>
              <w:t>107704</w:t>
            </w:r>
          </w:p>
        </w:tc>
        <w:tc>
          <w:tcPr>
            <w:tcW w:w="878" w:type="pct"/>
            <w:shd w:val="clear" w:color="auto" w:fill="auto"/>
          </w:tcPr>
          <w:p w14:paraId="58BE1B39" w14:textId="77777777" w:rsidR="0064794F" w:rsidRPr="00B26B08" w:rsidRDefault="0064794F" w:rsidP="00DA5CB9">
            <w:pPr>
              <w:pStyle w:val="table"/>
              <w:spacing w:before="0" w:after="0"/>
              <w:rPr>
                <w:sz w:val="16"/>
                <w:szCs w:val="16"/>
              </w:rPr>
            </w:pPr>
            <w:r w:rsidRPr="00B26B08">
              <w:rPr>
                <w:sz w:val="16"/>
                <w:szCs w:val="16"/>
              </w:rPr>
              <w:t>Pink spiny lobster</w:t>
            </w:r>
          </w:p>
        </w:tc>
        <w:tc>
          <w:tcPr>
            <w:tcW w:w="1145" w:type="pct"/>
            <w:shd w:val="clear" w:color="auto" w:fill="auto"/>
          </w:tcPr>
          <w:p w14:paraId="10273100" w14:textId="77777777" w:rsidR="0064794F" w:rsidRPr="00B26B08" w:rsidRDefault="0064794F" w:rsidP="00DA5CB9">
            <w:pPr>
              <w:pStyle w:val="table"/>
              <w:spacing w:before="0" w:after="0"/>
              <w:rPr>
                <w:i/>
                <w:sz w:val="16"/>
                <w:szCs w:val="16"/>
              </w:rPr>
            </w:pPr>
            <w:r w:rsidRPr="00B26B08">
              <w:rPr>
                <w:i/>
                <w:sz w:val="16"/>
                <w:szCs w:val="16"/>
              </w:rPr>
              <w:t>Palinurus mauritanicus</w:t>
            </w:r>
          </w:p>
        </w:tc>
        <w:tc>
          <w:tcPr>
            <w:tcW w:w="860" w:type="pct"/>
            <w:shd w:val="clear" w:color="auto" w:fill="auto"/>
          </w:tcPr>
          <w:p w14:paraId="4A8F97EE" w14:textId="77777777" w:rsidR="0064794F" w:rsidRPr="00B26B08" w:rsidRDefault="0064794F" w:rsidP="00DA5CB9">
            <w:pPr>
              <w:pStyle w:val="table"/>
              <w:spacing w:before="0" w:after="0"/>
              <w:rPr>
                <w:sz w:val="16"/>
                <w:szCs w:val="16"/>
              </w:rPr>
            </w:pPr>
            <w:r w:rsidRPr="00B26B08">
              <w:rPr>
                <w:sz w:val="16"/>
                <w:szCs w:val="16"/>
              </w:rPr>
              <w:t>Male/Female</w:t>
            </w:r>
          </w:p>
        </w:tc>
        <w:tc>
          <w:tcPr>
            <w:tcW w:w="877" w:type="pct"/>
            <w:shd w:val="clear" w:color="auto" w:fill="auto"/>
          </w:tcPr>
          <w:p w14:paraId="01C45184" w14:textId="77777777" w:rsidR="0064794F" w:rsidRPr="00B26B08" w:rsidRDefault="0064794F" w:rsidP="00DA5CB9">
            <w:pPr>
              <w:pStyle w:val="table"/>
              <w:spacing w:before="0" w:after="0"/>
              <w:rPr>
                <w:sz w:val="16"/>
                <w:szCs w:val="16"/>
              </w:rPr>
            </w:pPr>
            <w:r w:rsidRPr="00B26B08">
              <w:rPr>
                <w:sz w:val="16"/>
                <w:szCs w:val="16"/>
              </w:rPr>
              <w:t>Carapace length</w:t>
            </w:r>
          </w:p>
        </w:tc>
        <w:tc>
          <w:tcPr>
            <w:tcW w:w="667" w:type="pct"/>
            <w:shd w:val="clear" w:color="auto" w:fill="auto"/>
          </w:tcPr>
          <w:p w14:paraId="6377F670" w14:textId="77777777" w:rsidR="0064794F" w:rsidRPr="00B26B08" w:rsidRDefault="0064794F" w:rsidP="00DA5CB9">
            <w:pPr>
              <w:pStyle w:val="table"/>
              <w:spacing w:before="0" w:after="0"/>
              <w:rPr>
                <w:sz w:val="16"/>
                <w:szCs w:val="16"/>
              </w:rPr>
            </w:pPr>
            <w:r w:rsidRPr="00B26B08">
              <w:rPr>
                <w:sz w:val="16"/>
                <w:szCs w:val="16"/>
              </w:rPr>
              <w:t>mm below</w:t>
            </w:r>
          </w:p>
        </w:tc>
      </w:tr>
      <w:tr w:rsidR="0064794F" w:rsidRPr="00B26B08" w14:paraId="2E8D0D38" w14:textId="77777777" w:rsidTr="00B26B08">
        <w:tc>
          <w:tcPr>
            <w:tcW w:w="573" w:type="pct"/>
            <w:shd w:val="clear" w:color="auto" w:fill="auto"/>
          </w:tcPr>
          <w:p w14:paraId="1314B1CD" w14:textId="77777777" w:rsidR="0064794F" w:rsidRPr="00B26B08" w:rsidRDefault="002F5A7A" w:rsidP="00DA5CB9">
            <w:pPr>
              <w:pStyle w:val="table"/>
              <w:spacing w:before="0" w:after="0"/>
              <w:rPr>
                <w:sz w:val="16"/>
                <w:szCs w:val="16"/>
              </w:rPr>
            </w:pPr>
            <w:r w:rsidRPr="00B26B08">
              <w:rPr>
                <w:sz w:val="16"/>
                <w:szCs w:val="16"/>
              </w:rPr>
              <w:t>107350</w:t>
            </w:r>
          </w:p>
        </w:tc>
        <w:tc>
          <w:tcPr>
            <w:tcW w:w="878" w:type="pct"/>
            <w:shd w:val="clear" w:color="auto" w:fill="auto"/>
          </w:tcPr>
          <w:p w14:paraId="1BF5C3F7" w14:textId="77777777" w:rsidR="0064794F" w:rsidRPr="00B26B08" w:rsidRDefault="0064794F" w:rsidP="00DA5CB9">
            <w:pPr>
              <w:pStyle w:val="table"/>
              <w:spacing w:before="0" w:after="0"/>
              <w:rPr>
                <w:sz w:val="16"/>
                <w:szCs w:val="16"/>
              </w:rPr>
            </w:pPr>
            <w:r w:rsidRPr="00B26B08">
              <w:rPr>
                <w:sz w:val="16"/>
                <w:szCs w:val="16"/>
              </w:rPr>
              <w:t>Spider crab</w:t>
            </w:r>
          </w:p>
        </w:tc>
        <w:tc>
          <w:tcPr>
            <w:tcW w:w="1145" w:type="pct"/>
            <w:shd w:val="clear" w:color="auto" w:fill="auto"/>
          </w:tcPr>
          <w:p w14:paraId="3E6BA0F0" w14:textId="77777777" w:rsidR="0064794F" w:rsidRPr="00B26B08" w:rsidRDefault="0064794F" w:rsidP="00DA5CB9">
            <w:pPr>
              <w:pStyle w:val="table"/>
              <w:spacing w:before="0" w:after="0"/>
              <w:rPr>
                <w:i/>
                <w:sz w:val="16"/>
                <w:szCs w:val="16"/>
              </w:rPr>
            </w:pPr>
            <w:r w:rsidRPr="00B26B08">
              <w:rPr>
                <w:i/>
                <w:sz w:val="16"/>
                <w:szCs w:val="16"/>
              </w:rPr>
              <w:t>Maja (Maia) squinado</w:t>
            </w:r>
          </w:p>
        </w:tc>
        <w:tc>
          <w:tcPr>
            <w:tcW w:w="860" w:type="pct"/>
            <w:shd w:val="clear" w:color="auto" w:fill="auto"/>
          </w:tcPr>
          <w:p w14:paraId="4209F898" w14:textId="77777777" w:rsidR="0064794F" w:rsidRPr="00B26B08" w:rsidRDefault="0064794F" w:rsidP="00DA5CB9">
            <w:pPr>
              <w:pStyle w:val="table"/>
              <w:spacing w:before="0" w:after="0"/>
              <w:rPr>
                <w:sz w:val="16"/>
                <w:szCs w:val="16"/>
              </w:rPr>
            </w:pPr>
            <w:r w:rsidRPr="00B26B08">
              <w:rPr>
                <w:sz w:val="16"/>
                <w:szCs w:val="16"/>
              </w:rPr>
              <w:t>Male/Female</w:t>
            </w:r>
          </w:p>
        </w:tc>
        <w:tc>
          <w:tcPr>
            <w:tcW w:w="877" w:type="pct"/>
            <w:shd w:val="clear" w:color="auto" w:fill="auto"/>
          </w:tcPr>
          <w:p w14:paraId="1392BE28" w14:textId="77777777" w:rsidR="0064794F" w:rsidRPr="00B26B08" w:rsidRDefault="0064794F" w:rsidP="00DA5CB9">
            <w:pPr>
              <w:pStyle w:val="table"/>
              <w:spacing w:before="0" w:after="0"/>
              <w:rPr>
                <w:sz w:val="16"/>
                <w:szCs w:val="16"/>
              </w:rPr>
            </w:pPr>
            <w:r w:rsidRPr="00B26B08">
              <w:rPr>
                <w:sz w:val="16"/>
                <w:szCs w:val="16"/>
              </w:rPr>
              <w:t>Carapace length</w:t>
            </w:r>
          </w:p>
        </w:tc>
        <w:tc>
          <w:tcPr>
            <w:tcW w:w="667" w:type="pct"/>
            <w:shd w:val="clear" w:color="auto" w:fill="auto"/>
          </w:tcPr>
          <w:p w14:paraId="7F95BD53" w14:textId="77777777" w:rsidR="0064794F" w:rsidRPr="00B26B08" w:rsidRDefault="0064794F" w:rsidP="00DA5CB9">
            <w:pPr>
              <w:pStyle w:val="table"/>
              <w:spacing w:before="0" w:after="0"/>
              <w:rPr>
                <w:sz w:val="16"/>
                <w:szCs w:val="16"/>
              </w:rPr>
            </w:pPr>
            <w:r w:rsidRPr="00B26B08">
              <w:rPr>
                <w:sz w:val="16"/>
                <w:szCs w:val="16"/>
              </w:rPr>
              <w:t>mm below</w:t>
            </w:r>
          </w:p>
        </w:tc>
      </w:tr>
      <w:tr w:rsidR="0064794F" w:rsidRPr="00B26B08" w14:paraId="63926393" w14:textId="77777777" w:rsidTr="00B26B08">
        <w:tc>
          <w:tcPr>
            <w:tcW w:w="573" w:type="pct"/>
            <w:shd w:val="clear" w:color="auto" w:fill="auto"/>
          </w:tcPr>
          <w:p w14:paraId="7440DEC1" w14:textId="77777777" w:rsidR="0064794F" w:rsidRPr="00B26B08" w:rsidRDefault="002F5A7A" w:rsidP="00DA5CB9">
            <w:pPr>
              <w:pStyle w:val="table"/>
              <w:spacing w:before="0" w:after="0"/>
              <w:rPr>
                <w:sz w:val="16"/>
                <w:szCs w:val="16"/>
              </w:rPr>
            </w:pPr>
            <w:r w:rsidRPr="00B26B08">
              <w:rPr>
                <w:sz w:val="16"/>
                <w:szCs w:val="16"/>
              </w:rPr>
              <w:t>107254</w:t>
            </w:r>
          </w:p>
        </w:tc>
        <w:tc>
          <w:tcPr>
            <w:tcW w:w="878" w:type="pct"/>
            <w:shd w:val="clear" w:color="auto" w:fill="auto"/>
          </w:tcPr>
          <w:p w14:paraId="77AE81E7" w14:textId="77777777" w:rsidR="0064794F" w:rsidRPr="00B26B08" w:rsidRDefault="0064794F" w:rsidP="00DA5CB9">
            <w:pPr>
              <w:pStyle w:val="table"/>
              <w:spacing w:before="0" w:after="0"/>
              <w:rPr>
                <w:sz w:val="16"/>
                <w:szCs w:val="16"/>
              </w:rPr>
            </w:pPr>
            <w:r w:rsidRPr="00B26B08">
              <w:rPr>
                <w:sz w:val="16"/>
                <w:szCs w:val="16"/>
              </w:rPr>
              <w:t>Norway lobster</w:t>
            </w:r>
          </w:p>
        </w:tc>
        <w:tc>
          <w:tcPr>
            <w:tcW w:w="1145" w:type="pct"/>
            <w:shd w:val="clear" w:color="auto" w:fill="auto"/>
          </w:tcPr>
          <w:p w14:paraId="7CBA7B6B" w14:textId="77777777" w:rsidR="0064794F" w:rsidRPr="00B26B08" w:rsidRDefault="0064794F" w:rsidP="00DA5CB9">
            <w:pPr>
              <w:pStyle w:val="table"/>
              <w:spacing w:before="0" w:after="0"/>
              <w:rPr>
                <w:i/>
                <w:sz w:val="16"/>
                <w:szCs w:val="16"/>
              </w:rPr>
            </w:pPr>
            <w:r w:rsidRPr="00B26B08">
              <w:rPr>
                <w:i/>
                <w:sz w:val="16"/>
                <w:szCs w:val="16"/>
              </w:rPr>
              <w:t>Nephrops norvegicus</w:t>
            </w:r>
          </w:p>
        </w:tc>
        <w:tc>
          <w:tcPr>
            <w:tcW w:w="860" w:type="pct"/>
            <w:shd w:val="clear" w:color="auto" w:fill="auto"/>
          </w:tcPr>
          <w:p w14:paraId="191DA57E" w14:textId="77777777" w:rsidR="0064794F" w:rsidRPr="00B26B08" w:rsidRDefault="0064794F" w:rsidP="00DA5CB9">
            <w:pPr>
              <w:pStyle w:val="table"/>
              <w:spacing w:before="0" w:after="0"/>
              <w:rPr>
                <w:sz w:val="16"/>
                <w:szCs w:val="16"/>
              </w:rPr>
            </w:pPr>
            <w:r w:rsidRPr="00B26B08">
              <w:rPr>
                <w:sz w:val="16"/>
                <w:szCs w:val="16"/>
              </w:rPr>
              <w:t>Male/Female</w:t>
            </w:r>
          </w:p>
        </w:tc>
        <w:tc>
          <w:tcPr>
            <w:tcW w:w="877" w:type="pct"/>
            <w:shd w:val="clear" w:color="auto" w:fill="auto"/>
          </w:tcPr>
          <w:p w14:paraId="2162A2B9" w14:textId="77777777" w:rsidR="0064794F" w:rsidRPr="00B26B08" w:rsidRDefault="0064794F" w:rsidP="00DA5CB9">
            <w:pPr>
              <w:pStyle w:val="table"/>
              <w:spacing w:before="0" w:after="0"/>
              <w:rPr>
                <w:sz w:val="16"/>
                <w:szCs w:val="16"/>
              </w:rPr>
            </w:pPr>
            <w:r w:rsidRPr="00B26B08">
              <w:rPr>
                <w:sz w:val="16"/>
                <w:szCs w:val="16"/>
              </w:rPr>
              <w:t>Carapace length</w:t>
            </w:r>
          </w:p>
        </w:tc>
        <w:tc>
          <w:tcPr>
            <w:tcW w:w="667" w:type="pct"/>
            <w:shd w:val="clear" w:color="auto" w:fill="auto"/>
          </w:tcPr>
          <w:p w14:paraId="600965C7" w14:textId="77777777" w:rsidR="0064794F" w:rsidRPr="00B26B08" w:rsidRDefault="0064794F" w:rsidP="00DA5CB9">
            <w:pPr>
              <w:pStyle w:val="table"/>
              <w:spacing w:before="0" w:after="0"/>
              <w:rPr>
                <w:sz w:val="16"/>
                <w:szCs w:val="16"/>
              </w:rPr>
            </w:pPr>
            <w:r w:rsidRPr="00B26B08">
              <w:rPr>
                <w:sz w:val="16"/>
                <w:szCs w:val="16"/>
              </w:rPr>
              <w:t>mm below</w:t>
            </w:r>
          </w:p>
        </w:tc>
      </w:tr>
      <w:tr w:rsidR="0064794F" w:rsidRPr="00B26B08" w14:paraId="5E7A74B3" w14:textId="77777777" w:rsidTr="00B26B08">
        <w:tc>
          <w:tcPr>
            <w:tcW w:w="573" w:type="pct"/>
            <w:tcBorders>
              <w:bottom w:val="single" w:sz="4" w:space="0" w:color="808080"/>
            </w:tcBorders>
            <w:shd w:val="clear" w:color="auto" w:fill="auto"/>
          </w:tcPr>
          <w:p w14:paraId="0202E7E8" w14:textId="77777777" w:rsidR="0064794F" w:rsidRPr="00B26B08" w:rsidRDefault="002F5A7A" w:rsidP="00DA5CB9">
            <w:pPr>
              <w:pStyle w:val="table"/>
              <w:spacing w:before="0" w:after="0"/>
              <w:rPr>
                <w:sz w:val="16"/>
                <w:szCs w:val="16"/>
              </w:rPr>
            </w:pPr>
            <w:r w:rsidRPr="00B26B08">
              <w:rPr>
                <w:sz w:val="16"/>
                <w:szCs w:val="16"/>
              </w:rPr>
              <w:t>107205</w:t>
            </w:r>
          </w:p>
        </w:tc>
        <w:tc>
          <w:tcPr>
            <w:tcW w:w="878" w:type="pct"/>
            <w:shd w:val="clear" w:color="auto" w:fill="auto"/>
          </w:tcPr>
          <w:p w14:paraId="4487592B" w14:textId="77777777" w:rsidR="0064794F" w:rsidRPr="00B26B08" w:rsidRDefault="0064794F" w:rsidP="00DA5CB9">
            <w:pPr>
              <w:pStyle w:val="table"/>
              <w:spacing w:before="0" w:after="0"/>
              <w:rPr>
                <w:sz w:val="16"/>
                <w:szCs w:val="16"/>
              </w:rPr>
            </w:pPr>
            <w:r w:rsidRPr="00B26B08">
              <w:rPr>
                <w:sz w:val="16"/>
                <w:szCs w:val="16"/>
              </w:rPr>
              <w:t>Stone crab</w:t>
            </w:r>
          </w:p>
        </w:tc>
        <w:tc>
          <w:tcPr>
            <w:tcW w:w="1145" w:type="pct"/>
            <w:shd w:val="clear" w:color="auto" w:fill="auto"/>
          </w:tcPr>
          <w:p w14:paraId="17748EB5" w14:textId="77777777" w:rsidR="0064794F" w:rsidRPr="00B26B08" w:rsidRDefault="0064794F" w:rsidP="00DA5CB9">
            <w:pPr>
              <w:pStyle w:val="table"/>
              <w:spacing w:before="0" w:after="0"/>
              <w:rPr>
                <w:i/>
                <w:sz w:val="16"/>
                <w:szCs w:val="16"/>
              </w:rPr>
            </w:pPr>
            <w:r w:rsidRPr="00B26B08">
              <w:rPr>
                <w:i/>
                <w:sz w:val="16"/>
                <w:szCs w:val="16"/>
              </w:rPr>
              <w:t>Lithodes maja</w:t>
            </w:r>
          </w:p>
        </w:tc>
        <w:tc>
          <w:tcPr>
            <w:tcW w:w="860" w:type="pct"/>
            <w:shd w:val="clear" w:color="auto" w:fill="auto"/>
          </w:tcPr>
          <w:p w14:paraId="6D937631" w14:textId="77777777" w:rsidR="0064794F" w:rsidRPr="00B26B08" w:rsidRDefault="0064794F" w:rsidP="00DA5CB9">
            <w:pPr>
              <w:pStyle w:val="table"/>
              <w:spacing w:before="0" w:after="0"/>
              <w:rPr>
                <w:sz w:val="16"/>
                <w:szCs w:val="16"/>
              </w:rPr>
            </w:pPr>
            <w:r w:rsidRPr="00B26B08">
              <w:rPr>
                <w:sz w:val="16"/>
                <w:szCs w:val="16"/>
              </w:rPr>
              <w:t>Male/Female</w:t>
            </w:r>
          </w:p>
        </w:tc>
        <w:tc>
          <w:tcPr>
            <w:tcW w:w="877" w:type="pct"/>
            <w:shd w:val="clear" w:color="auto" w:fill="auto"/>
          </w:tcPr>
          <w:p w14:paraId="4D2A17BB" w14:textId="77777777" w:rsidR="0064794F" w:rsidRPr="00B26B08" w:rsidRDefault="0064794F" w:rsidP="00DA5CB9">
            <w:pPr>
              <w:pStyle w:val="table"/>
              <w:spacing w:before="0" w:after="0"/>
              <w:rPr>
                <w:sz w:val="16"/>
                <w:szCs w:val="16"/>
              </w:rPr>
            </w:pPr>
            <w:r w:rsidRPr="00B26B08">
              <w:rPr>
                <w:sz w:val="16"/>
                <w:szCs w:val="16"/>
              </w:rPr>
              <w:t>Carapace length</w:t>
            </w:r>
          </w:p>
        </w:tc>
        <w:tc>
          <w:tcPr>
            <w:tcW w:w="667" w:type="pct"/>
            <w:tcBorders>
              <w:bottom w:val="single" w:sz="4" w:space="0" w:color="808080"/>
            </w:tcBorders>
            <w:shd w:val="clear" w:color="auto" w:fill="auto"/>
          </w:tcPr>
          <w:p w14:paraId="62DD4A5B" w14:textId="77777777" w:rsidR="0064794F" w:rsidRPr="00B26B08" w:rsidRDefault="0064794F" w:rsidP="00DA5CB9">
            <w:pPr>
              <w:pStyle w:val="table"/>
              <w:spacing w:before="0" w:after="0"/>
              <w:rPr>
                <w:sz w:val="16"/>
                <w:szCs w:val="16"/>
              </w:rPr>
            </w:pPr>
            <w:r w:rsidRPr="00B26B08">
              <w:rPr>
                <w:sz w:val="16"/>
                <w:szCs w:val="16"/>
              </w:rPr>
              <w:t>mm below</w:t>
            </w:r>
          </w:p>
        </w:tc>
      </w:tr>
      <w:tr w:rsidR="0064794F" w:rsidRPr="00B26B08" w14:paraId="019D3BA6" w14:textId="77777777" w:rsidTr="00DA5CB9">
        <w:tc>
          <w:tcPr>
            <w:tcW w:w="5000" w:type="pct"/>
            <w:gridSpan w:val="6"/>
            <w:shd w:val="clear" w:color="auto" w:fill="auto"/>
          </w:tcPr>
          <w:p w14:paraId="1ADBE998" w14:textId="77777777" w:rsidR="0064794F" w:rsidRPr="00B26B08" w:rsidRDefault="0064794F" w:rsidP="00DA5CB9">
            <w:pPr>
              <w:pStyle w:val="TableTop"/>
              <w:spacing w:before="0" w:after="0"/>
              <w:rPr>
                <w:sz w:val="16"/>
                <w:szCs w:val="16"/>
              </w:rPr>
            </w:pPr>
            <w:r w:rsidRPr="00B26B08">
              <w:rPr>
                <w:smallCaps/>
                <w:sz w:val="16"/>
                <w:szCs w:val="16"/>
              </w:rPr>
              <w:t>Bivalves</w:t>
            </w:r>
          </w:p>
        </w:tc>
      </w:tr>
      <w:tr w:rsidR="0064794F" w:rsidRPr="00B26B08" w14:paraId="6C89F491" w14:textId="77777777" w:rsidTr="00B26B08">
        <w:tc>
          <w:tcPr>
            <w:tcW w:w="573" w:type="pct"/>
            <w:shd w:val="clear" w:color="auto" w:fill="auto"/>
          </w:tcPr>
          <w:p w14:paraId="0805F11A" w14:textId="77777777" w:rsidR="0064794F" w:rsidRPr="00B26B08" w:rsidRDefault="002F5A7A" w:rsidP="00DA5CB9">
            <w:pPr>
              <w:pStyle w:val="table"/>
              <w:spacing w:before="0" w:after="0"/>
              <w:rPr>
                <w:sz w:val="16"/>
                <w:szCs w:val="16"/>
              </w:rPr>
            </w:pPr>
            <w:r w:rsidRPr="00B26B08">
              <w:rPr>
                <w:sz w:val="16"/>
                <w:szCs w:val="16"/>
              </w:rPr>
              <w:t>140712</w:t>
            </w:r>
          </w:p>
        </w:tc>
        <w:tc>
          <w:tcPr>
            <w:tcW w:w="878" w:type="pct"/>
            <w:shd w:val="clear" w:color="auto" w:fill="auto"/>
          </w:tcPr>
          <w:p w14:paraId="66FF22D9" w14:textId="77777777" w:rsidR="0064794F" w:rsidRPr="00B26B08" w:rsidRDefault="0064794F" w:rsidP="00DA5CB9">
            <w:pPr>
              <w:pStyle w:val="table"/>
              <w:spacing w:before="0" w:after="0"/>
              <w:rPr>
                <w:sz w:val="16"/>
                <w:szCs w:val="16"/>
              </w:rPr>
            </w:pPr>
            <w:r w:rsidRPr="00B26B08">
              <w:rPr>
                <w:sz w:val="16"/>
                <w:szCs w:val="16"/>
              </w:rPr>
              <w:t>Edible scallop</w:t>
            </w:r>
          </w:p>
        </w:tc>
        <w:tc>
          <w:tcPr>
            <w:tcW w:w="1145" w:type="pct"/>
            <w:shd w:val="clear" w:color="auto" w:fill="auto"/>
          </w:tcPr>
          <w:p w14:paraId="64E8D135" w14:textId="77777777" w:rsidR="0064794F" w:rsidRPr="00B26B08" w:rsidRDefault="0064794F" w:rsidP="00DA5CB9">
            <w:pPr>
              <w:pStyle w:val="table"/>
              <w:spacing w:before="0" w:after="0"/>
              <w:rPr>
                <w:i/>
                <w:sz w:val="16"/>
                <w:szCs w:val="16"/>
              </w:rPr>
            </w:pPr>
            <w:r w:rsidRPr="00B26B08">
              <w:rPr>
                <w:i/>
                <w:sz w:val="16"/>
                <w:szCs w:val="16"/>
              </w:rPr>
              <w:t>Pecten maximus</w:t>
            </w:r>
          </w:p>
        </w:tc>
        <w:tc>
          <w:tcPr>
            <w:tcW w:w="860" w:type="pct"/>
            <w:shd w:val="clear" w:color="auto" w:fill="auto"/>
          </w:tcPr>
          <w:p w14:paraId="52AED5D7" w14:textId="77777777" w:rsidR="0064794F" w:rsidRPr="00B26B08" w:rsidRDefault="0064794F" w:rsidP="00DA5CB9">
            <w:pPr>
              <w:pStyle w:val="table"/>
              <w:spacing w:before="0" w:after="0"/>
              <w:rPr>
                <w:sz w:val="16"/>
                <w:szCs w:val="16"/>
              </w:rPr>
            </w:pPr>
            <w:r w:rsidRPr="00B26B08">
              <w:rPr>
                <w:sz w:val="16"/>
                <w:szCs w:val="16"/>
              </w:rPr>
              <w:t>Sexes combined</w:t>
            </w:r>
          </w:p>
        </w:tc>
        <w:tc>
          <w:tcPr>
            <w:tcW w:w="877" w:type="pct"/>
            <w:shd w:val="clear" w:color="auto" w:fill="auto"/>
          </w:tcPr>
          <w:p w14:paraId="184E6F0D" w14:textId="77777777" w:rsidR="0064794F" w:rsidRPr="00B26B08" w:rsidRDefault="0064794F" w:rsidP="00DA5CB9">
            <w:pPr>
              <w:pStyle w:val="table"/>
              <w:spacing w:before="0" w:after="0"/>
              <w:rPr>
                <w:sz w:val="16"/>
                <w:szCs w:val="16"/>
              </w:rPr>
            </w:pPr>
            <w:r w:rsidRPr="00B26B08">
              <w:rPr>
                <w:sz w:val="16"/>
                <w:szCs w:val="16"/>
              </w:rPr>
              <w:t>–</w:t>
            </w:r>
          </w:p>
        </w:tc>
        <w:tc>
          <w:tcPr>
            <w:tcW w:w="667" w:type="pct"/>
            <w:shd w:val="clear" w:color="auto" w:fill="auto"/>
          </w:tcPr>
          <w:p w14:paraId="14070650" w14:textId="77777777" w:rsidR="0064794F" w:rsidRPr="00B26B08" w:rsidRDefault="0064794F" w:rsidP="00DA5CB9">
            <w:pPr>
              <w:pStyle w:val="table"/>
              <w:spacing w:before="0" w:after="0"/>
              <w:rPr>
                <w:sz w:val="16"/>
                <w:szCs w:val="16"/>
              </w:rPr>
            </w:pPr>
            <w:r w:rsidRPr="00B26B08">
              <w:rPr>
                <w:sz w:val="16"/>
                <w:szCs w:val="16"/>
              </w:rPr>
              <w:t>–</w:t>
            </w:r>
          </w:p>
        </w:tc>
      </w:tr>
      <w:tr w:rsidR="0064794F" w:rsidRPr="00B26B08" w14:paraId="69D4681C" w14:textId="77777777" w:rsidTr="00DA5CB9">
        <w:tc>
          <w:tcPr>
            <w:tcW w:w="5000" w:type="pct"/>
            <w:gridSpan w:val="6"/>
            <w:shd w:val="clear" w:color="auto" w:fill="auto"/>
          </w:tcPr>
          <w:p w14:paraId="48546C88" w14:textId="77777777" w:rsidR="0064794F" w:rsidRPr="00D42AAB" w:rsidRDefault="0064794F" w:rsidP="00DA5CB9">
            <w:pPr>
              <w:pStyle w:val="TableTop"/>
              <w:spacing w:before="0" w:after="0"/>
              <w:rPr>
                <w:smallCaps/>
                <w:sz w:val="16"/>
                <w:szCs w:val="16"/>
              </w:rPr>
            </w:pPr>
            <w:r w:rsidRPr="00D42AAB">
              <w:rPr>
                <w:smallCaps/>
                <w:sz w:val="16"/>
                <w:szCs w:val="16"/>
              </w:rPr>
              <w:t>Cephalopods</w:t>
            </w:r>
          </w:p>
        </w:tc>
      </w:tr>
      <w:tr w:rsidR="0064794F" w:rsidRPr="00B26B08" w14:paraId="1BE49484" w14:textId="77777777" w:rsidTr="00B26B08">
        <w:tc>
          <w:tcPr>
            <w:tcW w:w="573" w:type="pct"/>
            <w:shd w:val="clear" w:color="auto" w:fill="auto"/>
          </w:tcPr>
          <w:p w14:paraId="14AAD7AF" w14:textId="77777777" w:rsidR="0064794F" w:rsidRPr="00D42AAB" w:rsidRDefault="002F5A7A" w:rsidP="00DA5CB9">
            <w:pPr>
              <w:pStyle w:val="table"/>
              <w:spacing w:before="0" w:after="0"/>
              <w:rPr>
                <w:sz w:val="16"/>
                <w:szCs w:val="16"/>
              </w:rPr>
            </w:pPr>
            <w:r w:rsidRPr="00D42AAB">
              <w:rPr>
                <w:sz w:val="16"/>
                <w:szCs w:val="16"/>
              </w:rPr>
              <w:t>141444</w:t>
            </w:r>
          </w:p>
        </w:tc>
        <w:tc>
          <w:tcPr>
            <w:tcW w:w="878" w:type="pct"/>
            <w:shd w:val="clear" w:color="auto" w:fill="auto"/>
          </w:tcPr>
          <w:p w14:paraId="7921226C" w14:textId="77777777" w:rsidR="0064794F" w:rsidRPr="00D42AAB" w:rsidRDefault="0064794F" w:rsidP="00DA5CB9">
            <w:pPr>
              <w:pStyle w:val="table"/>
              <w:spacing w:before="0" w:after="0"/>
              <w:rPr>
                <w:sz w:val="16"/>
                <w:szCs w:val="16"/>
              </w:rPr>
            </w:pPr>
            <w:r w:rsidRPr="00D42AAB">
              <w:rPr>
                <w:sz w:val="16"/>
                <w:szCs w:val="16"/>
              </w:rPr>
              <w:t>Cuttlefish</w:t>
            </w:r>
          </w:p>
        </w:tc>
        <w:tc>
          <w:tcPr>
            <w:tcW w:w="1145" w:type="pct"/>
            <w:shd w:val="clear" w:color="auto" w:fill="auto"/>
          </w:tcPr>
          <w:p w14:paraId="07327EE0" w14:textId="77777777" w:rsidR="0064794F" w:rsidRPr="00D42AAB" w:rsidRDefault="0064794F" w:rsidP="00DA5CB9">
            <w:pPr>
              <w:pStyle w:val="table"/>
              <w:spacing w:before="0" w:after="0"/>
              <w:rPr>
                <w:i/>
                <w:sz w:val="16"/>
                <w:szCs w:val="16"/>
              </w:rPr>
            </w:pPr>
            <w:r w:rsidRPr="00D42AAB">
              <w:rPr>
                <w:i/>
                <w:sz w:val="16"/>
                <w:szCs w:val="16"/>
              </w:rPr>
              <w:t>Sepia officinalis</w:t>
            </w:r>
          </w:p>
        </w:tc>
        <w:tc>
          <w:tcPr>
            <w:tcW w:w="860" w:type="pct"/>
            <w:shd w:val="clear" w:color="auto" w:fill="auto"/>
          </w:tcPr>
          <w:p w14:paraId="373A11BF" w14:textId="77777777" w:rsidR="0064794F" w:rsidRPr="00D42AAB" w:rsidRDefault="0064794F" w:rsidP="00DA5CB9">
            <w:pPr>
              <w:pStyle w:val="table"/>
              <w:spacing w:before="0" w:after="0"/>
              <w:rPr>
                <w:sz w:val="16"/>
                <w:szCs w:val="16"/>
              </w:rPr>
            </w:pPr>
            <w:r w:rsidRPr="00D42AAB">
              <w:rPr>
                <w:sz w:val="16"/>
                <w:szCs w:val="16"/>
              </w:rPr>
              <w:t>Sexes combined</w:t>
            </w:r>
          </w:p>
        </w:tc>
        <w:tc>
          <w:tcPr>
            <w:tcW w:w="877" w:type="pct"/>
            <w:shd w:val="clear" w:color="auto" w:fill="auto"/>
          </w:tcPr>
          <w:p w14:paraId="49C792F8" w14:textId="77777777" w:rsidR="0064794F" w:rsidRPr="00D42AAB" w:rsidRDefault="0064794F" w:rsidP="00DA5CB9">
            <w:pPr>
              <w:pStyle w:val="table"/>
              <w:spacing w:before="0" w:after="0"/>
              <w:rPr>
                <w:sz w:val="16"/>
                <w:szCs w:val="16"/>
              </w:rPr>
            </w:pPr>
            <w:r w:rsidRPr="00D42AAB">
              <w:rPr>
                <w:sz w:val="16"/>
                <w:szCs w:val="16"/>
              </w:rPr>
              <w:t>Mantle length</w:t>
            </w:r>
          </w:p>
        </w:tc>
        <w:tc>
          <w:tcPr>
            <w:tcW w:w="667" w:type="pct"/>
            <w:shd w:val="clear" w:color="auto" w:fill="auto"/>
          </w:tcPr>
          <w:p w14:paraId="085E11FC" w14:textId="77777777" w:rsidR="0064794F" w:rsidRPr="00B26B08" w:rsidRDefault="0064794F" w:rsidP="00DA5CB9">
            <w:pPr>
              <w:pStyle w:val="table"/>
              <w:spacing w:before="0" w:after="0"/>
              <w:rPr>
                <w:sz w:val="16"/>
                <w:szCs w:val="16"/>
              </w:rPr>
            </w:pPr>
            <w:r w:rsidRPr="00D42AAB">
              <w:rPr>
                <w:sz w:val="16"/>
                <w:szCs w:val="16"/>
              </w:rPr>
              <w:t>cm below</w:t>
            </w:r>
          </w:p>
        </w:tc>
      </w:tr>
      <w:tr w:rsidR="0064794F" w:rsidRPr="00B26B08" w14:paraId="79A2A8D0" w14:textId="77777777" w:rsidTr="00B26B08">
        <w:tc>
          <w:tcPr>
            <w:tcW w:w="573" w:type="pct"/>
            <w:tcBorders>
              <w:bottom w:val="single" w:sz="4" w:space="0" w:color="auto"/>
            </w:tcBorders>
            <w:shd w:val="clear" w:color="auto" w:fill="auto"/>
          </w:tcPr>
          <w:p w14:paraId="2B2246A0" w14:textId="77777777" w:rsidR="0064794F" w:rsidRPr="00B26B08" w:rsidRDefault="002F5A7A" w:rsidP="00DA5CB9">
            <w:pPr>
              <w:pStyle w:val="table"/>
              <w:spacing w:before="0" w:after="0"/>
              <w:rPr>
                <w:sz w:val="16"/>
                <w:szCs w:val="16"/>
              </w:rPr>
            </w:pPr>
            <w:r w:rsidRPr="00B26B08">
              <w:rPr>
                <w:sz w:val="16"/>
                <w:szCs w:val="16"/>
              </w:rPr>
              <w:t>141443</w:t>
            </w:r>
          </w:p>
        </w:tc>
        <w:tc>
          <w:tcPr>
            <w:tcW w:w="878" w:type="pct"/>
            <w:tcBorders>
              <w:bottom w:val="single" w:sz="4" w:space="0" w:color="auto"/>
            </w:tcBorders>
            <w:shd w:val="clear" w:color="auto" w:fill="auto"/>
          </w:tcPr>
          <w:p w14:paraId="5CFC2437" w14:textId="77777777" w:rsidR="0064794F" w:rsidRPr="00B26B08" w:rsidRDefault="0064794F" w:rsidP="00DA5CB9">
            <w:pPr>
              <w:pStyle w:val="table"/>
              <w:spacing w:before="0" w:after="0"/>
              <w:rPr>
                <w:sz w:val="16"/>
                <w:szCs w:val="16"/>
              </w:rPr>
            </w:pPr>
            <w:r w:rsidRPr="00B26B08">
              <w:rPr>
                <w:sz w:val="16"/>
                <w:szCs w:val="16"/>
              </w:rPr>
              <w:t>Cuttlefish</w:t>
            </w:r>
          </w:p>
        </w:tc>
        <w:tc>
          <w:tcPr>
            <w:tcW w:w="1145" w:type="pct"/>
            <w:tcBorders>
              <w:bottom w:val="single" w:sz="4" w:space="0" w:color="auto"/>
            </w:tcBorders>
            <w:shd w:val="clear" w:color="auto" w:fill="auto"/>
          </w:tcPr>
          <w:p w14:paraId="500645BE" w14:textId="77777777" w:rsidR="0064794F" w:rsidRPr="00B26B08" w:rsidRDefault="0064794F" w:rsidP="00DA5CB9">
            <w:pPr>
              <w:pStyle w:val="table"/>
              <w:spacing w:before="0" w:after="0"/>
              <w:rPr>
                <w:i/>
                <w:sz w:val="16"/>
                <w:szCs w:val="16"/>
              </w:rPr>
            </w:pPr>
            <w:r w:rsidRPr="00B26B08">
              <w:rPr>
                <w:i/>
                <w:sz w:val="16"/>
                <w:szCs w:val="16"/>
              </w:rPr>
              <w:t>Sepia elegans</w:t>
            </w:r>
          </w:p>
        </w:tc>
        <w:tc>
          <w:tcPr>
            <w:tcW w:w="860" w:type="pct"/>
            <w:tcBorders>
              <w:bottom w:val="single" w:sz="4" w:space="0" w:color="auto"/>
            </w:tcBorders>
            <w:shd w:val="clear" w:color="auto" w:fill="auto"/>
          </w:tcPr>
          <w:p w14:paraId="1BAE7C37" w14:textId="77777777" w:rsidR="0064794F" w:rsidRPr="00B26B08" w:rsidRDefault="0064794F" w:rsidP="00DA5CB9">
            <w:pPr>
              <w:pStyle w:val="table"/>
              <w:spacing w:before="0" w:after="0"/>
              <w:rPr>
                <w:sz w:val="16"/>
                <w:szCs w:val="16"/>
              </w:rPr>
            </w:pPr>
            <w:r w:rsidRPr="00B26B08">
              <w:rPr>
                <w:sz w:val="16"/>
                <w:szCs w:val="16"/>
              </w:rPr>
              <w:t>Sexes combined</w:t>
            </w:r>
          </w:p>
        </w:tc>
        <w:tc>
          <w:tcPr>
            <w:tcW w:w="877" w:type="pct"/>
            <w:tcBorders>
              <w:bottom w:val="single" w:sz="4" w:space="0" w:color="auto"/>
            </w:tcBorders>
            <w:shd w:val="clear" w:color="auto" w:fill="auto"/>
          </w:tcPr>
          <w:p w14:paraId="0FE01CEE" w14:textId="77777777" w:rsidR="0064794F" w:rsidRPr="00B26B08" w:rsidRDefault="0064794F" w:rsidP="00DA5CB9">
            <w:pPr>
              <w:pStyle w:val="table"/>
              <w:spacing w:before="0" w:after="0"/>
              <w:rPr>
                <w:sz w:val="16"/>
                <w:szCs w:val="16"/>
              </w:rPr>
            </w:pPr>
            <w:r w:rsidRPr="00B26B08">
              <w:rPr>
                <w:sz w:val="16"/>
                <w:szCs w:val="16"/>
              </w:rPr>
              <w:t>Mantle length</w:t>
            </w:r>
          </w:p>
        </w:tc>
        <w:tc>
          <w:tcPr>
            <w:tcW w:w="667" w:type="pct"/>
            <w:tcBorders>
              <w:bottom w:val="single" w:sz="4" w:space="0" w:color="auto"/>
            </w:tcBorders>
            <w:shd w:val="clear" w:color="auto" w:fill="auto"/>
          </w:tcPr>
          <w:p w14:paraId="23C28CDC" w14:textId="77777777" w:rsidR="0064794F" w:rsidRPr="00B26B08" w:rsidRDefault="0064794F" w:rsidP="00DA5CB9">
            <w:pPr>
              <w:pStyle w:val="table"/>
              <w:spacing w:before="0" w:after="0"/>
              <w:rPr>
                <w:sz w:val="16"/>
                <w:szCs w:val="16"/>
              </w:rPr>
            </w:pPr>
            <w:r w:rsidRPr="00B26B08">
              <w:rPr>
                <w:sz w:val="16"/>
                <w:szCs w:val="16"/>
              </w:rPr>
              <w:t>cm below</w:t>
            </w:r>
          </w:p>
        </w:tc>
      </w:tr>
      <w:tr w:rsidR="0064794F" w:rsidRPr="00B26B08" w14:paraId="544A2E0C" w14:textId="77777777" w:rsidTr="00B26B08">
        <w:tc>
          <w:tcPr>
            <w:tcW w:w="573" w:type="pct"/>
            <w:tcBorders>
              <w:top w:val="single" w:sz="4" w:space="0" w:color="auto"/>
            </w:tcBorders>
            <w:shd w:val="clear" w:color="auto" w:fill="auto"/>
          </w:tcPr>
          <w:p w14:paraId="70332C0B" w14:textId="77777777" w:rsidR="0064794F" w:rsidRPr="00B26B08" w:rsidRDefault="000622D8" w:rsidP="00DA5CB9">
            <w:pPr>
              <w:pStyle w:val="table"/>
              <w:spacing w:before="0" w:after="0"/>
              <w:rPr>
                <w:sz w:val="16"/>
                <w:szCs w:val="16"/>
              </w:rPr>
            </w:pPr>
            <w:r w:rsidRPr="00B26B08">
              <w:rPr>
                <w:sz w:val="16"/>
                <w:szCs w:val="16"/>
              </w:rPr>
              <w:t>141445</w:t>
            </w:r>
          </w:p>
        </w:tc>
        <w:tc>
          <w:tcPr>
            <w:tcW w:w="878" w:type="pct"/>
            <w:tcBorders>
              <w:top w:val="single" w:sz="4" w:space="0" w:color="auto"/>
            </w:tcBorders>
            <w:shd w:val="clear" w:color="auto" w:fill="auto"/>
          </w:tcPr>
          <w:p w14:paraId="762DA531" w14:textId="77777777" w:rsidR="0064794F" w:rsidRPr="00B26B08" w:rsidRDefault="0064794F" w:rsidP="00DA5CB9">
            <w:pPr>
              <w:pStyle w:val="table"/>
              <w:spacing w:before="0" w:after="0"/>
              <w:rPr>
                <w:sz w:val="16"/>
                <w:szCs w:val="16"/>
              </w:rPr>
            </w:pPr>
            <w:r w:rsidRPr="00B26B08">
              <w:rPr>
                <w:sz w:val="16"/>
                <w:szCs w:val="16"/>
              </w:rPr>
              <w:t>Cuttlefish</w:t>
            </w:r>
          </w:p>
        </w:tc>
        <w:tc>
          <w:tcPr>
            <w:tcW w:w="1145" w:type="pct"/>
            <w:tcBorders>
              <w:top w:val="single" w:sz="4" w:space="0" w:color="auto"/>
            </w:tcBorders>
            <w:shd w:val="clear" w:color="auto" w:fill="auto"/>
          </w:tcPr>
          <w:p w14:paraId="50274B1A" w14:textId="77777777" w:rsidR="0064794F" w:rsidRPr="00B26B08" w:rsidRDefault="0064794F" w:rsidP="00DA5CB9">
            <w:pPr>
              <w:pStyle w:val="table"/>
              <w:spacing w:before="0" w:after="0"/>
              <w:rPr>
                <w:i/>
                <w:sz w:val="16"/>
                <w:szCs w:val="16"/>
              </w:rPr>
            </w:pPr>
            <w:r w:rsidRPr="00B26B08">
              <w:rPr>
                <w:i/>
                <w:sz w:val="16"/>
                <w:szCs w:val="16"/>
              </w:rPr>
              <w:t>Sepia orbignyana</w:t>
            </w:r>
          </w:p>
        </w:tc>
        <w:tc>
          <w:tcPr>
            <w:tcW w:w="860" w:type="pct"/>
            <w:tcBorders>
              <w:top w:val="single" w:sz="4" w:space="0" w:color="auto"/>
            </w:tcBorders>
            <w:shd w:val="clear" w:color="auto" w:fill="auto"/>
          </w:tcPr>
          <w:p w14:paraId="0E78F97E" w14:textId="77777777" w:rsidR="0064794F" w:rsidRPr="00B26B08" w:rsidRDefault="0064794F" w:rsidP="00DA5CB9">
            <w:pPr>
              <w:pStyle w:val="table"/>
              <w:spacing w:before="0" w:after="0"/>
              <w:rPr>
                <w:sz w:val="16"/>
                <w:szCs w:val="16"/>
              </w:rPr>
            </w:pPr>
            <w:r w:rsidRPr="00B26B08">
              <w:rPr>
                <w:sz w:val="16"/>
                <w:szCs w:val="16"/>
              </w:rPr>
              <w:t>Sexes combined</w:t>
            </w:r>
          </w:p>
        </w:tc>
        <w:tc>
          <w:tcPr>
            <w:tcW w:w="877" w:type="pct"/>
            <w:tcBorders>
              <w:top w:val="single" w:sz="4" w:space="0" w:color="auto"/>
            </w:tcBorders>
            <w:shd w:val="clear" w:color="auto" w:fill="auto"/>
          </w:tcPr>
          <w:p w14:paraId="52081078" w14:textId="77777777" w:rsidR="0064794F" w:rsidRPr="00B26B08" w:rsidRDefault="0064794F" w:rsidP="00DA5CB9">
            <w:pPr>
              <w:pStyle w:val="table"/>
              <w:spacing w:before="0" w:after="0"/>
              <w:rPr>
                <w:sz w:val="16"/>
                <w:szCs w:val="16"/>
              </w:rPr>
            </w:pPr>
            <w:r w:rsidRPr="00B26B08">
              <w:rPr>
                <w:sz w:val="16"/>
                <w:szCs w:val="16"/>
              </w:rPr>
              <w:t>Mantle length</w:t>
            </w:r>
          </w:p>
        </w:tc>
        <w:tc>
          <w:tcPr>
            <w:tcW w:w="667" w:type="pct"/>
            <w:tcBorders>
              <w:top w:val="single" w:sz="4" w:space="0" w:color="auto"/>
            </w:tcBorders>
            <w:shd w:val="clear" w:color="auto" w:fill="auto"/>
          </w:tcPr>
          <w:p w14:paraId="1A6CA031" w14:textId="77777777" w:rsidR="0064794F" w:rsidRPr="00B26B08" w:rsidRDefault="0064794F" w:rsidP="00DA5CB9">
            <w:pPr>
              <w:pStyle w:val="table"/>
              <w:spacing w:before="0" w:after="0"/>
              <w:rPr>
                <w:sz w:val="16"/>
                <w:szCs w:val="16"/>
              </w:rPr>
            </w:pPr>
            <w:r w:rsidRPr="00B26B08">
              <w:rPr>
                <w:sz w:val="16"/>
                <w:szCs w:val="16"/>
              </w:rPr>
              <w:t>cm below</w:t>
            </w:r>
          </w:p>
        </w:tc>
      </w:tr>
      <w:tr w:rsidR="0064794F" w:rsidRPr="00B26B08" w14:paraId="03278142" w14:textId="77777777" w:rsidTr="00B26B08">
        <w:tc>
          <w:tcPr>
            <w:tcW w:w="573" w:type="pct"/>
            <w:shd w:val="clear" w:color="auto" w:fill="auto"/>
          </w:tcPr>
          <w:p w14:paraId="3CD56FAE" w14:textId="77777777" w:rsidR="0064794F" w:rsidRPr="00B26B08" w:rsidRDefault="0064794F" w:rsidP="00DA5CB9">
            <w:pPr>
              <w:pStyle w:val="table"/>
              <w:spacing w:before="0" w:after="0"/>
              <w:rPr>
                <w:sz w:val="16"/>
                <w:szCs w:val="16"/>
              </w:rPr>
            </w:pPr>
            <w:r w:rsidRPr="00B26B08">
              <w:rPr>
                <w:sz w:val="16"/>
                <w:szCs w:val="16"/>
              </w:rPr>
              <w:t>–</w:t>
            </w:r>
          </w:p>
        </w:tc>
        <w:tc>
          <w:tcPr>
            <w:tcW w:w="878" w:type="pct"/>
            <w:shd w:val="clear" w:color="auto" w:fill="auto"/>
          </w:tcPr>
          <w:p w14:paraId="632A4093" w14:textId="77777777" w:rsidR="0064794F" w:rsidRPr="00B26B08" w:rsidRDefault="0064794F" w:rsidP="00DA5CB9">
            <w:pPr>
              <w:pStyle w:val="table"/>
              <w:spacing w:before="0" w:after="0"/>
              <w:rPr>
                <w:sz w:val="16"/>
                <w:szCs w:val="16"/>
              </w:rPr>
            </w:pPr>
            <w:r w:rsidRPr="00B26B08">
              <w:rPr>
                <w:sz w:val="16"/>
                <w:szCs w:val="16"/>
              </w:rPr>
              <w:t>Squids</w:t>
            </w:r>
          </w:p>
        </w:tc>
        <w:tc>
          <w:tcPr>
            <w:tcW w:w="1145" w:type="pct"/>
            <w:shd w:val="clear" w:color="auto" w:fill="auto"/>
          </w:tcPr>
          <w:p w14:paraId="66FC237D" w14:textId="77777777" w:rsidR="0064794F" w:rsidRPr="00B26B08" w:rsidRDefault="0064794F" w:rsidP="00DA5CB9">
            <w:pPr>
              <w:pStyle w:val="table"/>
              <w:spacing w:before="0" w:after="0"/>
              <w:rPr>
                <w:i/>
                <w:sz w:val="16"/>
                <w:szCs w:val="16"/>
              </w:rPr>
            </w:pPr>
            <w:r w:rsidRPr="00B26B08">
              <w:rPr>
                <w:i/>
                <w:sz w:val="16"/>
                <w:szCs w:val="16"/>
              </w:rPr>
              <w:t>Teuthoidea</w:t>
            </w:r>
            <w:r w:rsidR="00FA2D3E" w:rsidRPr="00B26B08">
              <w:rPr>
                <w:sz w:val="16"/>
                <w:szCs w:val="16"/>
              </w:rPr>
              <w:t>(</w:t>
            </w:r>
            <w:r w:rsidRPr="00B26B08">
              <w:rPr>
                <w:sz w:val="16"/>
                <w:szCs w:val="16"/>
              </w:rPr>
              <w:t>*</w:t>
            </w:r>
            <w:r w:rsidR="00FA2D3E" w:rsidRPr="00B26B08">
              <w:rPr>
                <w:sz w:val="16"/>
                <w:szCs w:val="16"/>
              </w:rPr>
              <w:t>)</w:t>
            </w:r>
          </w:p>
        </w:tc>
        <w:tc>
          <w:tcPr>
            <w:tcW w:w="860" w:type="pct"/>
            <w:shd w:val="clear" w:color="auto" w:fill="auto"/>
          </w:tcPr>
          <w:p w14:paraId="71EA5550" w14:textId="77777777" w:rsidR="0064794F" w:rsidRPr="00B26B08" w:rsidRDefault="0064794F" w:rsidP="00DA5CB9">
            <w:pPr>
              <w:pStyle w:val="table"/>
              <w:spacing w:before="0" w:after="0"/>
              <w:rPr>
                <w:sz w:val="16"/>
                <w:szCs w:val="16"/>
              </w:rPr>
            </w:pPr>
            <w:r w:rsidRPr="00B26B08">
              <w:rPr>
                <w:sz w:val="16"/>
                <w:szCs w:val="16"/>
              </w:rPr>
              <w:t>Sexes combined</w:t>
            </w:r>
          </w:p>
        </w:tc>
        <w:tc>
          <w:tcPr>
            <w:tcW w:w="877" w:type="pct"/>
            <w:shd w:val="clear" w:color="auto" w:fill="auto"/>
          </w:tcPr>
          <w:p w14:paraId="45D7D546" w14:textId="77777777" w:rsidR="0064794F" w:rsidRPr="00B26B08" w:rsidRDefault="0064794F" w:rsidP="00DA5CB9">
            <w:pPr>
              <w:pStyle w:val="table"/>
              <w:spacing w:before="0" w:after="0"/>
              <w:rPr>
                <w:sz w:val="16"/>
                <w:szCs w:val="16"/>
              </w:rPr>
            </w:pPr>
            <w:r w:rsidRPr="00B26B08">
              <w:rPr>
                <w:sz w:val="16"/>
                <w:szCs w:val="16"/>
              </w:rPr>
              <w:t>Mantle length</w:t>
            </w:r>
          </w:p>
        </w:tc>
        <w:tc>
          <w:tcPr>
            <w:tcW w:w="667" w:type="pct"/>
            <w:shd w:val="clear" w:color="auto" w:fill="auto"/>
          </w:tcPr>
          <w:p w14:paraId="041DB7F9" w14:textId="77777777" w:rsidR="0064794F" w:rsidRPr="00B26B08" w:rsidRDefault="0064794F" w:rsidP="00DA5CB9">
            <w:pPr>
              <w:pStyle w:val="table"/>
              <w:spacing w:before="0" w:after="0"/>
              <w:rPr>
                <w:sz w:val="16"/>
                <w:szCs w:val="16"/>
              </w:rPr>
            </w:pPr>
            <w:r w:rsidRPr="00B26B08">
              <w:rPr>
                <w:sz w:val="16"/>
                <w:szCs w:val="16"/>
              </w:rPr>
              <w:t>cm below</w:t>
            </w:r>
          </w:p>
        </w:tc>
      </w:tr>
      <w:tr w:rsidR="0022165E" w:rsidRPr="00B26B08" w14:paraId="02E7F8CE" w14:textId="77777777" w:rsidTr="00B26B08">
        <w:tc>
          <w:tcPr>
            <w:tcW w:w="573" w:type="pct"/>
            <w:shd w:val="clear" w:color="auto" w:fill="auto"/>
          </w:tcPr>
          <w:p w14:paraId="1D96847D" w14:textId="77777777" w:rsidR="0022165E" w:rsidRPr="00B26B08" w:rsidRDefault="0022165E" w:rsidP="00DA5CB9">
            <w:pPr>
              <w:pStyle w:val="table"/>
              <w:spacing w:before="0" w:after="0"/>
              <w:rPr>
                <w:sz w:val="16"/>
                <w:szCs w:val="16"/>
              </w:rPr>
            </w:pPr>
            <w:r w:rsidRPr="00B26B08">
              <w:rPr>
                <w:sz w:val="16"/>
                <w:szCs w:val="16"/>
              </w:rPr>
              <w:lastRenderedPageBreak/>
              <w:t>416668</w:t>
            </w:r>
          </w:p>
        </w:tc>
        <w:tc>
          <w:tcPr>
            <w:tcW w:w="878" w:type="pct"/>
            <w:shd w:val="clear" w:color="auto" w:fill="auto"/>
          </w:tcPr>
          <w:p w14:paraId="32657C24" w14:textId="77777777" w:rsidR="0022165E" w:rsidRPr="00B26B08" w:rsidRDefault="0022165E" w:rsidP="00DA5CB9">
            <w:pPr>
              <w:spacing w:before="0" w:after="0"/>
              <w:rPr>
                <w:sz w:val="16"/>
                <w:szCs w:val="16"/>
              </w:rPr>
            </w:pPr>
            <w:r w:rsidRPr="00B26B08">
              <w:rPr>
                <w:sz w:val="16"/>
                <w:szCs w:val="16"/>
              </w:rPr>
              <w:t>Squids</w:t>
            </w:r>
          </w:p>
        </w:tc>
        <w:tc>
          <w:tcPr>
            <w:tcW w:w="1145" w:type="pct"/>
            <w:shd w:val="clear" w:color="auto" w:fill="auto"/>
          </w:tcPr>
          <w:p w14:paraId="7A583B8E" w14:textId="77777777" w:rsidR="0022165E" w:rsidRPr="00B26B08" w:rsidRDefault="0022165E" w:rsidP="00DA5CB9">
            <w:pPr>
              <w:pStyle w:val="table"/>
              <w:spacing w:before="0" w:after="0"/>
              <w:rPr>
                <w:i/>
                <w:sz w:val="16"/>
                <w:szCs w:val="16"/>
              </w:rPr>
            </w:pPr>
            <w:r w:rsidRPr="00B26B08">
              <w:rPr>
                <w:i/>
                <w:sz w:val="16"/>
                <w:szCs w:val="16"/>
              </w:rPr>
              <w:t>Loligo forbesii</w:t>
            </w:r>
          </w:p>
        </w:tc>
        <w:tc>
          <w:tcPr>
            <w:tcW w:w="860" w:type="pct"/>
            <w:shd w:val="clear" w:color="auto" w:fill="auto"/>
          </w:tcPr>
          <w:p w14:paraId="25F1A58F" w14:textId="77777777" w:rsidR="0022165E" w:rsidRPr="00B26B08" w:rsidRDefault="0022165E" w:rsidP="00DA5CB9">
            <w:pPr>
              <w:pStyle w:val="table"/>
              <w:spacing w:before="0" w:after="0"/>
              <w:rPr>
                <w:sz w:val="16"/>
                <w:szCs w:val="16"/>
              </w:rPr>
            </w:pPr>
            <w:r w:rsidRPr="00B26B08">
              <w:rPr>
                <w:sz w:val="16"/>
                <w:szCs w:val="16"/>
              </w:rPr>
              <w:t>Sexes combined</w:t>
            </w:r>
          </w:p>
        </w:tc>
        <w:tc>
          <w:tcPr>
            <w:tcW w:w="877" w:type="pct"/>
            <w:shd w:val="clear" w:color="auto" w:fill="auto"/>
          </w:tcPr>
          <w:p w14:paraId="426912E0" w14:textId="77777777" w:rsidR="0022165E" w:rsidRPr="00B26B08" w:rsidRDefault="0022165E" w:rsidP="00DA5CB9">
            <w:pPr>
              <w:pStyle w:val="table"/>
              <w:spacing w:before="0" w:after="0"/>
              <w:rPr>
                <w:sz w:val="16"/>
                <w:szCs w:val="16"/>
              </w:rPr>
            </w:pPr>
            <w:r w:rsidRPr="00B26B08">
              <w:rPr>
                <w:sz w:val="16"/>
                <w:szCs w:val="16"/>
              </w:rPr>
              <w:t>Mantle length</w:t>
            </w:r>
          </w:p>
        </w:tc>
        <w:tc>
          <w:tcPr>
            <w:tcW w:w="667" w:type="pct"/>
            <w:shd w:val="clear" w:color="auto" w:fill="auto"/>
          </w:tcPr>
          <w:p w14:paraId="5405F07E" w14:textId="77777777" w:rsidR="0022165E" w:rsidRPr="00B26B08" w:rsidRDefault="0022165E" w:rsidP="00DA5CB9">
            <w:pPr>
              <w:pStyle w:val="table"/>
              <w:spacing w:before="0" w:after="0"/>
              <w:rPr>
                <w:sz w:val="16"/>
                <w:szCs w:val="16"/>
              </w:rPr>
            </w:pPr>
            <w:r w:rsidRPr="00B26B08">
              <w:rPr>
                <w:sz w:val="16"/>
                <w:szCs w:val="16"/>
              </w:rPr>
              <w:t>cm below</w:t>
            </w:r>
          </w:p>
        </w:tc>
      </w:tr>
      <w:tr w:rsidR="0022165E" w:rsidRPr="00B26B08" w14:paraId="68461977" w14:textId="77777777" w:rsidTr="00B26B08">
        <w:tc>
          <w:tcPr>
            <w:tcW w:w="573" w:type="pct"/>
            <w:shd w:val="clear" w:color="auto" w:fill="auto"/>
          </w:tcPr>
          <w:p w14:paraId="1840A0F3" w14:textId="77777777" w:rsidR="0022165E" w:rsidRPr="00B26B08" w:rsidRDefault="0022165E" w:rsidP="00DA5CB9">
            <w:pPr>
              <w:pStyle w:val="table"/>
              <w:spacing w:before="0" w:after="0"/>
              <w:rPr>
                <w:sz w:val="16"/>
                <w:szCs w:val="16"/>
              </w:rPr>
            </w:pPr>
            <w:r w:rsidRPr="00B26B08">
              <w:rPr>
                <w:sz w:val="16"/>
                <w:szCs w:val="16"/>
              </w:rPr>
              <w:t>140271</w:t>
            </w:r>
          </w:p>
        </w:tc>
        <w:tc>
          <w:tcPr>
            <w:tcW w:w="878" w:type="pct"/>
            <w:shd w:val="clear" w:color="auto" w:fill="auto"/>
          </w:tcPr>
          <w:p w14:paraId="026B40E8" w14:textId="77777777" w:rsidR="0022165E" w:rsidRPr="00B26B08" w:rsidRDefault="0022165E" w:rsidP="00DA5CB9">
            <w:pPr>
              <w:spacing w:before="0" w:after="0"/>
              <w:rPr>
                <w:sz w:val="16"/>
                <w:szCs w:val="16"/>
              </w:rPr>
            </w:pPr>
            <w:r w:rsidRPr="00B26B08">
              <w:rPr>
                <w:sz w:val="16"/>
                <w:szCs w:val="16"/>
              </w:rPr>
              <w:t>Squids</w:t>
            </w:r>
          </w:p>
        </w:tc>
        <w:tc>
          <w:tcPr>
            <w:tcW w:w="1145" w:type="pct"/>
            <w:shd w:val="clear" w:color="auto" w:fill="auto"/>
          </w:tcPr>
          <w:p w14:paraId="67A5B85B" w14:textId="77777777" w:rsidR="0022165E" w:rsidRPr="00B26B08" w:rsidRDefault="0022165E" w:rsidP="00DA5CB9">
            <w:pPr>
              <w:pStyle w:val="table"/>
              <w:spacing w:before="0" w:after="0"/>
              <w:rPr>
                <w:i/>
                <w:sz w:val="16"/>
                <w:szCs w:val="16"/>
              </w:rPr>
            </w:pPr>
            <w:r w:rsidRPr="00B26B08">
              <w:rPr>
                <w:i/>
                <w:sz w:val="16"/>
                <w:szCs w:val="16"/>
              </w:rPr>
              <w:t>Loligo vulgaris</w:t>
            </w:r>
          </w:p>
        </w:tc>
        <w:tc>
          <w:tcPr>
            <w:tcW w:w="860" w:type="pct"/>
            <w:shd w:val="clear" w:color="auto" w:fill="auto"/>
          </w:tcPr>
          <w:p w14:paraId="5B9E5E1D" w14:textId="77777777" w:rsidR="0022165E" w:rsidRPr="00B26B08" w:rsidRDefault="0022165E" w:rsidP="00DA5CB9">
            <w:pPr>
              <w:pStyle w:val="table"/>
              <w:spacing w:before="0" w:after="0"/>
              <w:rPr>
                <w:sz w:val="16"/>
                <w:szCs w:val="16"/>
              </w:rPr>
            </w:pPr>
            <w:r w:rsidRPr="00B26B08">
              <w:rPr>
                <w:sz w:val="16"/>
                <w:szCs w:val="16"/>
              </w:rPr>
              <w:t>Sexes combined</w:t>
            </w:r>
          </w:p>
        </w:tc>
        <w:tc>
          <w:tcPr>
            <w:tcW w:w="877" w:type="pct"/>
            <w:shd w:val="clear" w:color="auto" w:fill="auto"/>
          </w:tcPr>
          <w:p w14:paraId="658D7452" w14:textId="77777777" w:rsidR="0022165E" w:rsidRPr="00B26B08" w:rsidRDefault="0022165E" w:rsidP="00DA5CB9">
            <w:pPr>
              <w:pStyle w:val="table"/>
              <w:spacing w:before="0" w:after="0"/>
              <w:rPr>
                <w:sz w:val="16"/>
                <w:szCs w:val="16"/>
              </w:rPr>
            </w:pPr>
            <w:r w:rsidRPr="00B26B08">
              <w:rPr>
                <w:sz w:val="16"/>
                <w:szCs w:val="16"/>
              </w:rPr>
              <w:t>Mantle length</w:t>
            </w:r>
          </w:p>
        </w:tc>
        <w:tc>
          <w:tcPr>
            <w:tcW w:w="667" w:type="pct"/>
            <w:shd w:val="clear" w:color="auto" w:fill="auto"/>
          </w:tcPr>
          <w:p w14:paraId="7EB45C4E" w14:textId="77777777" w:rsidR="0022165E" w:rsidRPr="00B26B08" w:rsidRDefault="0022165E" w:rsidP="00DA5CB9">
            <w:pPr>
              <w:pStyle w:val="table"/>
              <w:spacing w:before="0" w:after="0"/>
              <w:rPr>
                <w:sz w:val="16"/>
                <w:szCs w:val="16"/>
              </w:rPr>
            </w:pPr>
            <w:r w:rsidRPr="00B26B08">
              <w:rPr>
                <w:sz w:val="16"/>
                <w:szCs w:val="16"/>
              </w:rPr>
              <w:t>cm below</w:t>
            </w:r>
          </w:p>
        </w:tc>
      </w:tr>
      <w:tr w:rsidR="0022165E" w:rsidRPr="00B26B08" w14:paraId="5A25E930" w14:textId="77777777" w:rsidTr="00B26B08">
        <w:tc>
          <w:tcPr>
            <w:tcW w:w="573" w:type="pct"/>
            <w:shd w:val="clear" w:color="auto" w:fill="auto"/>
          </w:tcPr>
          <w:p w14:paraId="644BD141" w14:textId="77777777" w:rsidR="0022165E" w:rsidRPr="00B26B08" w:rsidRDefault="0022165E" w:rsidP="00DA5CB9">
            <w:pPr>
              <w:pStyle w:val="table"/>
              <w:spacing w:before="0" w:after="0"/>
              <w:rPr>
                <w:sz w:val="16"/>
                <w:szCs w:val="16"/>
              </w:rPr>
            </w:pPr>
            <w:r w:rsidRPr="00B26B08">
              <w:rPr>
                <w:sz w:val="16"/>
                <w:szCs w:val="16"/>
              </w:rPr>
              <w:t>153131</w:t>
            </w:r>
          </w:p>
        </w:tc>
        <w:tc>
          <w:tcPr>
            <w:tcW w:w="878" w:type="pct"/>
            <w:shd w:val="clear" w:color="auto" w:fill="auto"/>
          </w:tcPr>
          <w:p w14:paraId="4BA7A173" w14:textId="77777777" w:rsidR="0022165E" w:rsidRPr="00B26B08" w:rsidRDefault="0022165E" w:rsidP="00DA5CB9">
            <w:pPr>
              <w:spacing w:before="0" w:after="0"/>
              <w:rPr>
                <w:sz w:val="16"/>
                <w:szCs w:val="16"/>
              </w:rPr>
            </w:pPr>
            <w:r w:rsidRPr="00B26B08">
              <w:rPr>
                <w:sz w:val="16"/>
                <w:szCs w:val="16"/>
              </w:rPr>
              <w:t>Squids</w:t>
            </w:r>
          </w:p>
        </w:tc>
        <w:tc>
          <w:tcPr>
            <w:tcW w:w="1145" w:type="pct"/>
            <w:shd w:val="clear" w:color="auto" w:fill="auto"/>
          </w:tcPr>
          <w:p w14:paraId="78E995C3" w14:textId="77777777" w:rsidR="0022165E" w:rsidRPr="00B26B08" w:rsidRDefault="0022165E" w:rsidP="00DA5CB9">
            <w:pPr>
              <w:pStyle w:val="table"/>
              <w:spacing w:before="0" w:after="0"/>
              <w:rPr>
                <w:i/>
                <w:sz w:val="16"/>
                <w:szCs w:val="16"/>
              </w:rPr>
            </w:pPr>
            <w:r w:rsidRPr="00B26B08">
              <w:rPr>
                <w:i/>
                <w:sz w:val="16"/>
                <w:szCs w:val="16"/>
              </w:rPr>
              <w:t>Alloteuthis subulata</w:t>
            </w:r>
          </w:p>
        </w:tc>
        <w:tc>
          <w:tcPr>
            <w:tcW w:w="860" w:type="pct"/>
            <w:shd w:val="clear" w:color="auto" w:fill="auto"/>
          </w:tcPr>
          <w:p w14:paraId="342343A4" w14:textId="77777777" w:rsidR="0022165E" w:rsidRPr="00B26B08" w:rsidRDefault="0022165E" w:rsidP="00DA5CB9">
            <w:pPr>
              <w:pStyle w:val="table"/>
              <w:spacing w:before="0" w:after="0"/>
              <w:rPr>
                <w:sz w:val="16"/>
                <w:szCs w:val="16"/>
              </w:rPr>
            </w:pPr>
            <w:r w:rsidRPr="00B26B08">
              <w:rPr>
                <w:sz w:val="16"/>
                <w:szCs w:val="16"/>
              </w:rPr>
              <w:t>Sexes combined</w:t>
            </w:r>
          </w:p>
        </w:tc>
        <w:tc>
          <w:tcPr>
            <w:tcW w:w="877" w:type="pct"/>
            <w:shd w:val="clear" w:color="auto" w:fill="auto"/>
          </w:tcPr>
          <w:p w14:paraId="47E6B056" w14:textId="77777777" w:rsidR="0022165E" w:rsidRPr="00B26B08" w:rsidRDefault="0022165E" w:rsidP="00DA5CB9">
            <w:pPr>
              <w:pStyle w:val="table"/>
              <w:spacing w:before="0" w:after="0"/>
              <w:rPr>
                <w:sz w:val="16"/>
                <w:szCs w:val="16"/>
              </w:rPr>
            </w:pPr>
            <w:r w:rsidRPr="00B26B08">
              <w:rPr>
                <w:sz w:val="16"/>
                <w:szCs w:val="16"/>
              </w:rPr>
              <w:t>Mantle length</w:t>
            </w:r>
          </w:p>
        </w:tc>
        <w:tc>
          <w:tcPr>
            <w:tcW w:w="667" w:type="pct"/>
            <w:shd w:val="clear" w:color="auto" w:fill="auto"/>
          </w:tcPr>
          <w:p w14:paraId="7807B133" w14:textId="77777777" w:rsidR="0022165E" w:rsidRPr="00B26B08" w:rsidRDefault="0022165E" w:rsidP="00DA5CB9">
            <w:pPr>
              <w:pStyle w:val="table"/>
              <w:spacing w:before="0" w:after="0"/>
              <w:rPr>
                <w:sz w:val="16"/>
                <w:szCs w:val="16"/>
              </w:rPr>
            </w:pPr>
            <w:r w:rsidRPr="00B26B08">
              <w:rPr>
                <w:sz w:val="16"/>
                <w:szCs w:val="16"/>
              </w:rPr>
              <w:t>cm below</w:t>
            </w:r>
          </w:p>
        </w:tc>
      </w:tr>
      <w:tr w:rsidR="0022165E" w:rsidRPr="00B26B08" w14:paraId="533F75AA" w14:textId="77777777" w:rsidTr="00B26B08">
        <w:tc>
          <w:tcPr>
            <w:tcW w:w="573" w:type="pct"/>
            <w:shd w:val="clear" w:color="auto" w:fill="auto"/>
          </w:tcPr>
          <w:p w14:paraId="7B6FB36C" w14:textId="77777777" w:rsidR="0022165E" w:rsidRPr="00B26B08" w:rsidRDefault="0022165E" w:rsidP="00DA5CB9">
            <w:pPr>
              <w:pStyle w:val="table"/>
              <w:spacing w:before="0" w:after="0"/>
              <w:rPr>
                <w:sz w:val="16"/>
                <w:szCs w:val="16"/>
              </w:rPr>
            </w:pPr>
            <w:r w:rsidRPr="00B26B08">
              <w:rPr>
                <w:sz w:val="16"/>
                <w:szCs w:val="16"/>
              </w:rPr>
              <w:t>140625</w:t>
            </w:r>
          </w:p>
        </w:tc>
        <w:tc>
          <w:tcPr>
            <w:tcW w:w="878" w:type="pct"/>
            <w:shd w:val="clear" w:color="auto" w:fill="auto"/>
          </w:tcPr>
          <w:p w14:paraId="07432009" w14:textId="77777777" w:rsidR="0022165E" w:rsidRPr="00B26B08" w:rsidRDefault="0022165E" w:rsidP="00DA5CB9">
            <w:pPr>
              <w:spacing w:before="0" w:after="0"/>
              <w:rPr>
                <w:sz w:val="16"/>
                <w:szCs w:val="16"/>
              </w:rPr>
            </w:pPr>
            <w:r w:rsidRPr="00B26B08">
              <w:rPr>
                <w:sz w:val="16"/>
                <w:szCs w:val="16"/>
              </w:rPr>
              <w:t>Squids</w:t>
            </w:r>
          </w:p>
        </w:tc>
        <w:tc>
          <w:tcPr>
            <w:tcW w:w="1145" w:type="pct"/>
            <w:shd w:val="clear" w:color="auto" w:fill="auto"/>
          </w:tcPr>
          <w:p w14:paraId="3530BF07" w14:textId="77777777" w:rsidR="0022165E" w:rsidRPr="00B26B08" w:rsidRDefault="0022165E" w:rsidP="00DA5CB9">
            <w:pPr>
              <w:pStyle w:val="table"/>
              <w:spacing w:before="0" w:after="0"/>
              <w:rPr>
                <w:i/>
                <w:sz w:val="16"/>
                <w:szCs w:val="16"/>
              </w:rPr>
            </w:pPr>
            <w:r w:rsidRPr="00B26B08">
              <w:rPr>
                <w:i/>
                <w:sz w:val="16"/>
                <w:szCs w:val="16"/>
              </w:rPr>
              <w:t>Todaropsis eblanae</w:t>
            </w:r>
          </w:p>
        </w:tc>
        <w:tc>
          <w:tcPr>
            <w:tcW w:w="860" w:type="pct"/>
            <w:shd w:val="clear" w:color="auto" w:fill="auto"/>
          </w:tcPr>
          <w:p w14:paraId="2A1D4D81" w14:textId="77777777" w:rsidR="0022165E" w:rsidRPr="00B26B08" w:rsidRDefault="0022165E" w:rsidP="00DA5CB9">
            <w:pPr>
              <w:pStyle w:val="table"/>
              <w:spacing w:before="0" w:after="0"/>
              <w:rPr>
                <w:sz w:val="16"/>
                <w:szCs w:val="16"/>
              </w:rPr>
            </w:pPr>
            <w:r w:rsidRPr="00B26B08">
              <w:rPr>
                <w:sz w:val="16"/>
                <w:szCs w:val="16"/>
              </w:rPr>
              <w:t>Sexes combined</w:t>
            </w:r>
          </w:p>
        </w:tc>
        <w:tc>
          <w:tcPr>
            <w:tcW w:w="877" w:type="pct"/>
            <w:shd w:val="clear" w:color="auto" w:fill="auto"/>
          </w:tcPr>
          <w:p w14:paraId="41331F29" w14:textId="77777777" w:rsidR="0022165E" w:rsidRPr="00B26B08" w:rsidRDefault="0022165E" w:rsidP="00DA5CB9">
            <w:pPr>
              <w:pStyle w:val="table"/>
              <w:spacing w:before="0" w:after="0"/>
              <w:rPr>
                <w:sz w:val="16"/>
                <w:szCs w:val="16"/>
              </w:rPr>
            </w:pPr>
            <w:r w:rsidRPr="00B26B08">
              <w:rPr>
                <w:sz w:val="16"/>
                <w:szCs w:val="16"/>
              </w:rPr>
              <w:t>Mantle length</w:t>
            </w:r>
          </w:p>
        </w:tc>
        <w:tc>
          <w:tcPr>
            <w:tcW w:w="667" w:type="pct"/>
            <w:shd w:val="clear" w:color="auto" w:fill="auto"/>
          </w:tcPr>
          <w:p w14:paraId="613F44CE" w14:textId="77777777" w:rsidR="0022165E" w:rsidRPr="00B26B08" w:rsidRDefault="0022165E" w:rsidP="00DA5CB9">
            <w:pPr>
              <w:pStyle w:val="table"/>
              <w:spacing w:before="0" w:after="0"/>
              <w:rPr>
                <w:sz w:val="16"/>
                <w:szCs w:val="16"/>
              </w:rPr>
            </w:pPr>
            <w:r w:rsidRPr="00B26B08">
              <w:rPr>
                <w:sz w:val="16"/>
                <w:szCs w:val="16"/>
              </w:rPr>
              <w:t>cm below</w:t>
            </w:r>
          </w:p>
        </w:tc>
      </w:tr>
      <w:tr w:rsidR="0022165E" w:rsidRPr="00B26B08" w14:paraId="7B86895E" w14:textId="77777777" w:rsidTr="00B26B08">
        <w:tc>
          <w:tcPr>
            <w:tcW w:w="573" w:type="pct"/>
            <w:shd w:val="clear" w:color="auto" w:fill="auto"/>
          </w:tcPr>
          <w:p w14:paraId="4491EB00" w14:textId="77777777" w:rsidR="0022165E" w:rsidRPr="00B26B08" w:rsidRDefault="0022165E" w:rsidP="00DA5CB9">
            <w:pPr>
              <w:pStyle w:val="table"/>
              <w:spacing w:before="0" w:after="0"/>
              <w:rPr>
                <w:sz w:val="16"/>
                <w:szCs w:val="16"/>
              </w:rPr>
            </w:pPr>
            <w:r w:rsidRPr="00B26B08">
              <w:rPr>
                <w:sz w:val="16"/>
                <w:szCs w:val="16"/>
              </w:rPr>
              <w:t>140624</w:t>
            </w:r>
          </w:p>
        </w:tc>
        <w:tc>
          <w:tcPr>
            <w:tcW w:w="878" w:type="pct"/>
            <w:shd w:val="clear" w:color="auto" w:fill="auto"/>
          </w:tcPr>
          <w:p w14:paraId="2CF13C96" w14:textId="77777777" w:rsidR="0022165E" w:rsidRPr="00B26B08" w:rsidRDefault="0022165E" w:rsidP="00DA5CB9">
            <w:pPr>
              <w:spacing w:before="0" w:after="0"/>
              <w:rPr>
                <w:sz w:val="16"/>
                <w:szCs w:val="16"/>
              </w:rPr>
            </w:pPr>
            <w:r w:rsidRPr="00B26B08">
              <w:rPr>
                <w:sz w:val="16"/>
                <w:szCs w:val="16"/>
              </w:rPr>
              <w:t>Squids</w:t>
            </w:r>
          </w:p>
        </w:tc>
        <w:tc>
          <w:tcPr>
            <w:tcW w:w="1145" w:type="pct"/>
            <w:shd w:val="clear" w:color="auto" w:fill="auto"/>
          </w:tcPr>
          <w:p w14:paraId="3DAE1B50" w14:textId="77777777" w:rsidR="0022165E" w:rsidRPr="00B26B08" w:rsidRDefault="0022165E" w:rsidP="00DA5CB9">
            <w:pPr>
              <w:pStyle w:val="table"/>
              <w:spacing w:before="0" w:after="0"/>
              <w:rPr>
                <w:i/>
                <w:sz w:val="16"/>
                <w:szCs w:val="16"/>
              </w:rPr>
            </w:pPr>
            <w:r w:rsidRPr="00B26B08">
              <w:rPr>
                <w:i/>
                <w:sz w:val="16"/>
                <w:szCs w:val="16"/>
              </w:rPr>
              <w:t>Todarodes sagittatus</w:t>
            </w:r>
          </w:p>
        </w:tc>
        <w:tc>
          <w:tcPr>
            <w:tcW w:w="860" w:type="pct"/>
            <w:shd w:val="clear" w:color="auto" w:fill="auto"/>
          </w:tcPr>
          <w:p w14:paraId="5B5A9737" w14:textId="77777777" w:rsidR="0022165E" w:rsidRPr="00B26B08" w:rsidRDefault="0022165E" w:rsidP="00DA5CB9">
            <w:pPr>
              <w:pStyle w:val="table"/>
              <w:spacing w:before="0" w:after="0"/>
              <w:rPr>
                <w:sz w:val="16"/>
                <w:szCs w:val="16"/>
              </w:rPr>
            </w:pPr>
            <w:r w:rsidRPr="00B26B08">
              <w:rPr>
                <w:sz w:val="16"/>
                <w:szCs w:val="16"/>
              </w:rPr>
              <w:t>Sexes combined</w:t>
            </w:r>
          </w:p>
        </w:tc>
        <w:tc>
          <w:tcPr>
            <w:tcW w:w="877" w:type="pct"/>
            <w:shd w:val="clear" w:color="auto" w:fill="auto"/>
          </w:tcPr>
          <w:p w14:paraId="3D67F9F0" w14:textId="77777777" w:rsidR="0022165E" w:rsidRPr="00B26B08" w:rsidRDefault="0022165E" w:rsidP="00DA5CB9">
            <w:pPr>
              <w:pStyle w:val="table"/>
              <w:spacing w:before="0" w:after="0"/>
              <w:rPr>
                <w:sz w:val="16"/>
                <w:szCs w:val="16"/>
              </w:rPr>
            </w:pPr>
            <w:r w:rsidRPr="00B26B08">
              <w:rPr>
                <w:sz w:val="16"/>
                <w:szCs w:val="16"/>
              </w:rPr>
              <w:t>Mantle length</w:t>
            </w:r>
          </w:p>
        </w:tc>
        <w:tc>
          <w:tcPr>
            <w:tcW w:w="667" w:type="pct"/>
            <w:shd w:val="clear" w:color="auto" w:fill="auto"/>
          </w:tcPr>
          <w:p w14:paraId="58EC47AC" w14:textId="77777777" w:rsidR="0022165E" w:rsidRPr="00B26B08" w:rsidRDefault="0022165E" w:rsidP="00DA5CB9">
            <w:pPr>
              <w:pStyle w:val="table"/>
              <w:spacing w:before="0" w:after="0"/>
              <w:rPr>
                <w:sz w:val="16"/>
                <w:szCs w:val="16"/>
              </w:rPr>
            </w:pPr>
            <w:r w:rsidRPr="00B26B08">
              <w:rPr>
                <w:sz w:val="16"/>
                <w:szCs w:val="16"/>
              </w:rPr>
              <w:t>cm below</w:t>
            </w:r>
          </w:p>
        </w:tc>
      </w:tr>
      <w:tr w:rsidR="0022165E" w:rsidRPr="00B26B08" w14:paraId="5176E0DB" w14:textId="77777777" w:rsidTr="00B26B08">
        <w:tc>
          <w:tcPr>
            <w:tcW w:w="573" w:type="pct"/>
            <w:shd w:val="clear" w:color="auto" w:fill="auto"/>
          </w:tcPr>
          <w:p w14:paraId="7350CCF6" w14:textId="77777777" w:rsidR="0022165E" w:rsidRPr="00B26B08" w:rsidRDefault="0022165E" w:rsidP="00DA5CB9">
            <w:pPr>
              <w:pStyle w:val="table"/>
              <w:spacing w:before="0" w:after="0"/>
              <w:rPr>
                <w:sz w:val="16"/>
                <w:szCs w:val="16"/>
              </w:rPr>
            </w:pPr>
            <w:r w:rsidRPr="00B26B08">
              <w:rPr>
                <w:sz w:val="16"/>
                <w:szCs w:val="16"/>
              </w:rPr>
              <w:t>140621</w:t>
            </w:r>
          </w:p>
        </w:tc>
        <w:tc>
          <w:tcPr>
            <w:tcW w:w="878" w:type="pct"/>
            <w:shd w:val="clear" w:color="auto" w:fill="auto"/>
          </w:tcPr>
          <w:p w14:paraId="7DD3F645" w14:textId="77777777" w:rsidR="0022165E" w:rsidRPr="00B26B08" w:rsidRDefault="0022165E" w:rsidP="00DA5CB9">
            <w:pPr>
              <w:spacing w:before="0" w:after="0"/>
              <w:rPr>
                <w:sz w:val="16"/>
                <w:szCs w:val="16"/>
              </w:rPr>
            </w:pPr>
            <w:r w:rsidRPr="00B26B08">
              <w:rPr>
                <w:sz w:val="16"/>
                <w:szCs w:val="16"/>
              </w:rPr>
              <w:t>Squids</w:t>
            </w:r>
          </w:p>
        </w:tc>
        <w:tc>
          <w:tcPr>
            <w:tcW w:w="1145" w:type="pct"/>
            <w:shd w:val="clear" w:color="auto" w:fill="auto"/>
          </w:tcPr>
          <w:p w14:paraId="479BAD7A" w14:textId="77777777" w:rsidR="0022165E" w:rsidRPr="00B26B08" w:rsidRDefault="0022165E" w:rsidP="00DA5CB9">
            <w:pPr>
              <w:pStyle w:val="table"/>
              <w:spacing w:before="0" w:after="0"/>
              <w:rPr>
                <w:i/>
                <w:sz w:val="16"/>
                <w:szCs w:val="16"/>
              </w:rPr>
            </w:pPr>
            <w:r w:rsidRPr="00B26B08">
              <w:rPr>
                <w:i/>
                <w:sz w:val="16"/>
                <w:szCs w:val="16"/>
              </w:rPr>
              <w:t>Illex coindetii</w:t>
            </w:r>
          </w:p>
        </w:tc>
        <w:tc>
          <w:tcPr>
            <w:tcW w:w="860" w:type="pct"/>
            <w:shd w:val="clear" w:color="auto" w:fill="auto"/>
          </w:tcPr>
          <w:p w14:paraId="3A5AF744" w14:textId="77777777" w:rsidR="0022165E" w:rsidRPr="00B26B08" w:rsidRDefault="0022165E" w:rsidP="00DA5CB9">
            <w:pPr>
              <w:pStyle w:val="table"/>
              <w:spacing w:before="0" w:after="0"/>
              <w:rPr>
                <w:sz w:val="16"/>
                <w:szCs w:val="16"/>
              </w:rPr>
            </w:pPr>
            <w:r w:rsidRPr="00B26B08">
              <w:rPr>
                <w:sz w:val="16"/>
                <w:szCs w:val="16"/>
              </w:rPr>
              <w:t>Sexes combined</w:t>
            </w:r>
          </w:p>
        </w:tc>
        <w:tc>
          <w:tcPr>
            <w:tcW w:w="877" w:type="pct"/>
            <w:shd w:val="clear" w:color="auto" w:fill="auto"/>
          </w:tcPr>
          <w:p w14:paraId="4ECCAC4A" w14:textId="77777777" w:rsidR="0022165E" w:rsidRPr="00B26B08" w:rsidRDefault="0022165E" w:rsidP="00DA5CB9">
            <w:pPr>
              <w:pStyle w:val="table"/>
              <w:spacing w:before="0" w:after="0"/>
              <w:rPr>
                <w:sz w:val="16"/>
                <w:szCs w:val="16"/>
              </w:rPr>
            </w:pPr>
            <w:r w:rsidRPr="00B26B08">
              <w:rPr>
                <w:sz w:val="16"/>
                <w:szCs w:val="16"/>
              </w:rPr>
              <w:t>Mantle length</w:t>
            </w:r>
          </w:p>
        </w:tc>
        <w:tc>
          <w:tcPr>
            <w:tcW w:w="667" w:type="pct"/>
            <w:shd w:val="clear" w:color="auto" w:fill="auto"/>
          </w:tcPr>
          <w:p w14:paraId="1CFA82C1" w14:textId="77777777" w:rsidR="0022165E" w:rsidRPr="00B26B08" w:rsidRDefault="0022165E" w:rsidP="00DA5CB9">
            <w:pPr>
              <w:pStyle w:val="table"/>
              <w:spacing w:before="0" w:after="0"/>
              <w:rPr>
                <w:sz w:val="16"/>
                <w:szCs w:val="16"/>
              </w:rPr>
            </w:pPr>
            <w:r w:rsidRPr="00B26B08">
              <w:rPr>
                <w:sz w:val="16"/>
                <w:szCs w:val="16"/>
              </w:rPr>
              <w:t>cm below</w:t>
            </w:r>
          </w:p>
        </w:tc>
      </w:tr>
      <w:tr w:rsidR="0064794F" w:rsidRPr="00B26B08" w14:paraId="21462556" w14:textId="77777777" w:rsidTr="00B26B08">
        <w:tc>
          <w:tcPr>
            <w:tcW w:w="573" w:type="pct"/>
            <w:shd w:val="clear" w:color="auto" w:fill="auto"/>
          </w:tcPr>
          <w:p w14:paraId="589D1AFB" w14:textId="77777777" w:rsidR="0064794F" w:rsidRPr="00B26B08" w:rsidRDefault="000622D8" w:rsidP="00DA5CB9">
            <w:pPr>
              <w:pStyle w:val="table"/>
              <w:spacing w:before="0" w:after="0"/>
              <w:rPr>
                <w:sz w:val="16"/>
                <w:szCs w:val="16"/>
              </w:rPr>
            </w:pPr>
            <w:r w:rsidRPr="00B26B08">
              <w:rPr>
                <w:sz w:val="16"/>
                <w:szCs w:val="16"/>
              </w:rPr>
              <w:t>140600</w:t>
            </w:r>
          </w:p>
        </w:tc>
        <w:tc>
          <w:tcPr>
            <w:tcW w:w="878" w:type="pct"/>
            <w:shd w:val="clear" w:color="auto" w:fill="auto"/>
          </w:tcPr>
          <w:p w14:paraId="1E20FED4" w14:textId="77777777" w:rsidR="0064794F" w:rsidRPr="00B26B08" w:rsidRDefault="0064794F" w:rsidP="00DA5CB9">
            <w:pPr>
              <w:pStyle w:val="table"/>
              <w:spacing w:before="0" w:after="0"/>
              <w:rPr>
                <w:sz w:val="16"/>
                <w:szCs w:val="16"/>
              </w:rPr>
            </w:pPr>
            <w:r w:rsidRPr="00B26B08">
              <w:rPr>
                <w:sz w:val="16"/>
                <w:szCs w:val="16"/>
              </w:rPr>
              <w:t>Lesser octopus</w:t>
            </w:r>
          </w:p>
        </w:tc>
        <w:tc>
          <w:tcPr>
            <w:tcW w:w="1145" w:type="pct"/>
            <w:shd w:val="clear" w:color="auto" w:fill="auto"/>
          </w:tcPr>
          <w:p w14:paraId="72DCD737" w14:textId="77777777" w:rsidR="0064794F" w:rsidRPr="00B26B08" w:rsidRDefault="0064794F" w:rsidP="00DA5CB9">
            <w:pPr>
              <w:pStyle w:val="table"/>
              <w:spacing w:before="0" w:after="0"/>
              <w:rPr>
                <w:i/>
                <w:sz w:val="16"/>
                <w:szCs w:val="16"/>
              </w:rPr>
            </w:pPr>
            <w:r w:rsidRPr="00B26B08">
              <w:rPr>
                <w:i/>
                <w:sz w:val="16"/>
                <w:szCs w:val="16"/>
              </w:rPr>
              <w:t>Eledone cirrhosa</w:t>
            </w:r>
          </w:p>
        </w:tc>
        <w:tc>
          <w:tcPr>
            <w:tcW w:w="860" w:type="pct"/>
            <w:shd w:val="clear" w:color="auto" w:fill="auto"/>
          </w:tcPr>
          <w:p w14:paraId="1D394EC5" w14:textId="77777777" w:rsidR="0064794F" w:rsidRPr="00B26B08" w:rsidRDefault="0064794F" w:rsidP="00DA5CB9">
            <w:pPr>
              <w:pStyle w:val="table"/>
              <w:spacing w:before="0" w:after="0"/>
              <w:rPr>
                <w:sz w:val="16"/>
                <w:szCs w:val="16"/>
              </w:rPr>
            </w:pPr>
            <w:r w:rsidRPr="00B26B08">
              <w:rPr>
                <w:sz w:val="16"/>
                <w:szCs w:val="16"/>
              </w:rPr>
              <w:t>Sexes combined</w:t>
            </w:r>
          </w:p>
        </w:tc>
        <w:tc>
          <w:tcPr>
            <w:tcW w:w="877" w:type="pct"/>
            <w:shd w:val="clear" w:color="auto" w:fill="auto"/>
          </w:tcPr>
          <w:p w14:paraId="3A8FA3B9" w14:textId="77777777" w:rsidR="0064794F" w:rsidRPr="00B26B08" w:rsidRDefault="0064794F" w:rsidP="00DA5CB9">
            <w:pPr>
              <w:pStyle w:val="table"/>
              <w:spacing w:before="0" w:after="0"/>
              <w:rPr>
                <w:sz w:val="16"/>
                <w:szCs w:val="16"/>
              </w:rPr>
            </w:pPr>
            <w:r w:rsidRPr="00B26B08">
              <w:rPr>
                <w:sz w:val="16"/>
                <w:szCs w:val="16"/>
              </w:rPr>
              <w:t>–</w:t>
            </w:r>
          </w:p>
        </w:tc>
        <w:tc>
          <w:tcPr>
            <w:tcW w:w="667" w:type="pct"/>
            <w:shd w:val="clear" w:color="auto" w:fill="auto"/>
          </w:tcPr>
          <w:p w14:paraId="3388C6FA" w14:textId="77777777" w:rsidR="0064794F" w:rsidRPr="00B26B08" w:rsidRDefault="0064794F" w:rsidP="00DA5CB9">
            <w:pPr>
              <w:pStyle w:val="table"/>
              <w:spacing w:before="0" w:after="0"/>
              <w:rPr>
                <w:sz w:val="16"/>
                <w:szCs w:val="16"/>
              </w:rPr>
            </w:pPr>
            <w:r w:rsidRPr="00B26B08">
              <w:rPr>
                <w:sz w:val="16"/>
                <w:szCs w:val="16"/>
              </w:rPr>
              <w:t>–</w:t>
            </w:r>
          </w:p>
        </w:tc>
      </w:tr>
      <w:tr w:rsidR="0064794F" w:rsidRPr="00B26B08" w14:paraId="0CD72843" w14:textId="77777777" w:rsidTr="00B26B08">
        <w:tc>
          <w:tcPr>
            <w:tcW w:w="573" w:type="pct"/>
            <w:shd w:val="clear" w:color="auto" w:fill="auto"/>
          </w:tcPr>
          <w:p w14:paraId="1B1316C8" w14:textId="77777777" w:rsidR="0064794F" w:rsidRPr="00B26B08" w:rsidRDefault="000622D8" w:rsidP="00DA5CB9">
            <w:pPr>
              <w:pStyle w:val="table"/>
              <w:spacing w:before="0" w:after="0"/>
              <w:rPr>
                <w:sz w:val="16"/>
                <w:szCs w:val="16"/>
              </w:rPr>
            </w:pPr>
            <w:r w:rsidRPr="00B26B08">
              <w:rPr>
                <w:sz w:val="16"/>
                <w:szCs w:val="16"/>
              </w:rPr>
              <w:t>140605</w:t>
            </w:r>
          </w:p>
        </w:tc>
        <w:tc>
          <w:tcPr>
            <w:tcW w:w="878" w:type="pct"/>
            <w:shd w:val="clear" w:color="auto" w:fill="auto"/>
          </w:tcPr>
          <w:p w14:paraId="465DB585" w14:textId="77777777" w:rsidR="0064794F" w:rsidRPr="00B26B08" w:rsidRDefault="0064794F" w:rsidP="00DA5CB9">
            <w:pPr>
              <w:pStyle w:val="table"/>
              <w:spacing w:before="0" w:after="0"/>
              <w:rPr>
                <w:sz w:val="16"/>
                <w:szCs w:val="16"/>
              </w:rPr>
            </w:pPr>
            <w:r w:rsidRPr="00B26B08">
              <w:rPr>
                <w:sz w:val="16"/>
                <w:szCs w:val="16"/>
              </w:rPr>
              <w:t>Octopus</w:t>
            </w:r>
          </w:p>
        </w:tc>
        <w:tc>
          <w:tcPr>
            <w:tcW w:w="1145" w:type="pct"/>
            <w:shd w:val="clear" w:color="auto" w:fill="auto"/>
          </w:tcPr>
          <w:p w14:paraId="1409985E" w14:textId="77777777" w:rsidR="0064794F" w:rsidRPr="00B26B08" w:rsidRDefault="0064794F" w:rsidP="00DA5CB9">
            <w:pPr>
              <w:pStyle w:val="table"/>
              <w:spacing w:before="0" w:after="0"/>
              <w:rPr>
                <w:i/>
                <w:sz w:val="16"/>
                <w:szCs w:val="16"/>
              </w:rPr>
            </w:pPr>
            <w:r w:rsidRPr="00B26B08">
              <w:rPr>
                <w:i/>
                <w:sz w:val="16"/>
                <w:szCs w:val="16"/>
              </w:rPr>
              <w:t>Octopus vulgaris</w:t>
            </w:r>
          </w:p>
        </w:tc>
        <w:tc>
          <w:tcPr>
            <w:tcW w:w="860" w:type="pct"/>
            <w:shd w:val="clear" w:color="auto" w:fill="auto"/>
          </w:tcPr>
          <w:p w14:paraId="4F271AF3" w14:textId="77777777" w:rsidR="0064794F" w:rsidRPr="00B26B08" w:rsidRDefault="0064794F" w:rsidP="00DA5CB9">
            <w:pPr>
              <w:pStyle w:val="table"/>
              <w:spacing w:before="0" w:after="0"/>
              <w:rPr>
                <w:sz w:val="16"/>
                <w:szCs w:val="16"/>
              </w:rPr>
            </w:pPr>
            <w:r w:rsidRPr="00B26B08">
              <w:rPr>
                <w:sz w:val="16"/>
                <w:szCs w:val="16"/>
              </w:rPr>
              <w:t>Sexes combined</w:t>
            </w:r>
          </w:p>
        </w:tc>
        <w:tc>
          <w:tcPr>
            <w:tcW w:w="877" w:type="pct"/>
            <w:shd w:val="clear" w:color="auto" w:fill="auto"/>
          </w:tcPr>
          <w:p w14:paraId="2A41BD16" w14:textId="77777777" w:rsidR="0064794F" w:rsidRPr="00B26B08" w:rsidRDefault="0064794F" w:rsidP="00DA5CB9">
            <w:pPr>
              <w:pStyle w:val="table"/>
              <w:spacing w:before="0" w:after="0"/>
              <w:rPr>
                <w:sz w:val="16"/>
                <w:szCs w:val="16"/>
              </w:rPr>
            </w:pPr>
            <w:r w:rsidRPr="00B26B08">
              <w:rPr>
                <w:sz w:val="16"/>
                <w:szCs w:val="16"/>
              </w:rPr>
              <w:t>–</w:t>
            </w:r>
          </w:p>
        </w:tc>
        <w:tc>
          <w:tcPr>
            <w:tcW w:w="667" w:type="pct"/>
            <w:shd w:val="clear" w:color="auto" w:fill="auto"/>
          </w:tcPr>
          <w:p w14:paraId="36FFC28B" w14:textId="77777777" w:rsidR="0064794F" w:rsidRPr="00B26B08" w:rsidRDefault="0064794F" w:rsidP="00DA5CB9">
            <w:pPr>
              <w:pStyle w:val="table"/>
              <w:spacing w:before="0" w:after="0"/>
              <w:rPr>
                <w:sz w:val="16"/>
                <w:szCs w:val="16"/>
              </w:rPr>
            </w:pPr>
            <w:r w:rsidRPr="00B26B08">
              <w:rPr>
                <w:sz w:val="16"/>
                <w:szCs w:val="16"/>
              </w:rPr>
              <w:t>–</w:t>
            </w:r>
          </w:p>
        </w:tc>
      </w:tr>
      <w:tr w:rsidR="0064794F" w:rsidRPr="00B26B08" w14:paraId="4F890D30" w14:textId="77777777" w:rsidTr="00B26B08">
        <w:tc>
          <w:tcPr>
            <w:tcW w:w="573" w:type="pct"/>
            <w:shd w:val="clear" w:color="auto" w:fill="auto"/>
          </w:tcPr>
          <w:p w14:paraId="35305D0B" w14:textId="77777777" w:rsidR="0064794F" w:rsidRPr="00B26B08" w:rsidRDefault="0064794F" w:rsidP="00DA5CB9">
            <w:pPr>
              <w:pStyle w:val="table"/>
              <w:spacing w:before="0" w:after="0"/>
              <w:rPr>
                <w:sz w:val="16"/>
                <w:szCs w:val="16"/>
              </w:rPr>
            </w:pPr>
            <w:r w:rsidRPr="00B26B08">
              <w:rPr>
                <w:sz w:val="16"/>
                <w:szCs w:val="16"/>
              </w:rPr>
              <w:t>–</w:t>
            </w:r>
          </w:p>
        </w:tc>
        <w:tc>
          <w:tcPr>
            <w:tcW w:w="878" w:type="pct"/>
            <w:shd w:val="clear" w:color="auto" w:fill="auto"/>
          </w:tcPr>
          <w:p w14:paraId="1B6E4C82" w14:textId="77777777" w:rsidR="0064794F" w:rsidRPr="00B26B08" w:rsidRDefault="0064794F" w:rsidP="00DA5CB9">
            <w:pPr>
              <w:pStyle w:val="table"/>
              <w:spacing w:before="0" w:after="0"/>
              <w:rPr>
                <w:sz w:val="16"/>
                <w:szCs w:val="16"/>
              </w:rPr>
            </w:pPr>
            <w:r w:rsidRPr="00B26B08">
              <w:rPr>
                <w:sz w:val="16"/>
                <w:szCs w:val="16"/>
              </w:rPr>
              <w:t xml:space="preserve">Bobtail squids etc. </w:t>
            </w:r>
            <w:r w:rsidR="00FA2D3E" w:rsidRPr="00B26B08">
              <w:rPr>
                <w:sz w:val="16"/>
                <w:szCs w:val="16"/>
              </w:rPr>
              <w:t>(*)</w:t>
            </w:r>
          </w:p>
        </w:tc>
        <w:tc>
          <w:tcPr>
            <w:tcW w:w="1145" w:type="pct"/>
            <w:shd w:val="clear" w:color="auto" w:fill="auto"/>
          </w:tcPr>
          <w:p w14:paraId="7179E513" w14:textId="77777777" w:rsidR="0064794F" w:rsidRPr="00B26B08" w:rsidRDefault="0064794F" w:rsidP="00DA5CB9">
            <w:pPr>
              <w:pStyle w:val="table"/>
              <w:spacing w:before="0" w:after="0"/>
              <w:rPr>
                <w:i/>
                <w:sz w:val="16"/>
                <w:szCs w:val="16"/>
              </w:rPr>
            </w:pPr>
            <w:r w:rsidRPr="00B26B08">
              <w:rPr>
                <w:i/>
                <w:sz w:val="16"/>
                <w:szCs w:val="16"/>
              </w:rPr>
              <w:t>Sepiola/Rossia/Sepietta</w:t>
            </w:r>
          </w:p>
        </w:tc>
        <w:tc>
          <w:tcPr>
            <w:tcW w:w="860" w:type="pct"/>
            <w:shd w:val="clear" w:color="auto" w:fill="auto"/>
          </w:tcPr>
          <w:p w14:paraId="6C55FF8A" w14:textId="77777777" w:rsidR="0064794F" w:rsidRPr="00B26B08" w:rsidRDefault="0064794F" w:rsidP="00DA5CB9">
            <w:pPr>
              <w:pStyle w:val="table"/>
              <w:spacing w:before="0" w:after="0"/>
              <w:rPr>
                <w:sz w:val="16"/>
                <w:szCs w:val="16"/>
              </w:rPr>
            </w:pPr>
            <w:r w:rsidRPr="00B26B08">
              <w:rPr>
                <w:sz w:val="16"/>
                <w:szCs w:val="16"/>
              </w:rPr>
              <w:t>Sexes combined</w:t>
            </w:r>
          </w:p>
        </w:tc>
        <w:tc>
          <w:tcPr>
            <w:tcW w:w="877" w:type="pct"/>
            <w:shd w:val="clear" w:color="auto" w:fill="auto"/>
          </w:tcPr>
          <w:p w14:paraId="3A3931DE" w14:textId="77777777" w:rsidR="0064794F" w:rsidRPr="00B26B08" w:rsidRDefault="0064794F" w:rsidP="00DA5CB9">
            <w:pPr>
              <w:pStyle w:val="table"/>
              <w:spacing w:before="0" w:after="0"/>
              <w:rPr>
                <w:sz w:val="16"/>
                <w:szCs w:val="16"/>
              </w:rPr>
            </w:pPr>
            <w:r w:rsidRPr="00B26B08">
              <w:rPr>
                <w:sz w:val="16"/>
                <w:szCs w:val="16"/>
              </w:rPr>
              <w:t>–</w:t>
            </w:r>
          </w:p>
        </w:tc>
        <w:tc>
          <w:tcPr>
            <w:tcW w:w="667" w:type="pct"/>
            <w:shd w:val="clear" w:color="auto" w:fill="auto"/>
          </w:tcPr>
          <w:p w14:paraId="3F3AD84E" w14:textId="77777777" w:rsidR="0064794F" w:rsidRPr="00B26B08" w:rsidRDefault="0064794F" w:rsidP="00DA5CB9">
            <w:pPr>
              <w:pStyle w:val="table"/>
              <w:spacing w:before="0" w:after="0"/>
              <w:rPr>
                <w:sz w:val="16"/>
                <w:szCs w:val="16"/>
              </w:rPr>
            </w:pPr>
            <w:r w:rsidRPr="00B26B08">
              <w:rPr>
                <w:sz w:val="16"/>
                <w:szCs w:val="16"/>
              </w:rPr>
              <w:t>–</w:t>
            </w:r>
          </w:p>
        </w:tc>
      </w:tr>
      <w:tr w:rsidR="00DA5CB9" w:rsidRPr="00B26B08" w14:paraId="0D5989CC" w14:textId="77777777" w:rsidTr="00B26B08">
        <w:trPr>
          <w:trHeight w:val="531"/>
        </w:trPr>
        <w:tc>
          <w:tcPr>
            <w:tcW w:w="573" w:type="pct"/>
            <w:shd w:val="clear" w:color="auto" w:fill="auto"/>
          </w:tcPr>
          <w:p w14:paraId="57CBD702" w14:textId="77777777" w:rsidR="00DA5CB9" w:rsidRPr="00B26B08" w:rsidRDefault="00DA5CB9" w:rsidP="00DA5CB9">
            <w:pPr>
              <w:pStyle w:val="table"/>
              <w:spacing w:before="0" w:after="0"/>
              <w:rPr>
                <w:sz w:val="16"/>
                <w:szCs w:val="16"/>
              </w:rPr>
            </w:pPr>
            <w:r w:rsidRPr="00B26B08">
              <w:rPr>
                <w:sz w:val="16"/>
                <w:szCs w:val="16"/>
              </w:rPr>
              <w:t>141454</w:t>
            </w:r>
          </w:p>
        </w:tc>
        <w:tc>
          <w:tcPr>
            <w:tcW w:w="878" w:type="pct"/>
            <w:shd w:val="clear" w:color="auto" w:fill="auto"/>
          </w:tcPr>
          <w:p w14:paraId="42044922" w14:textId="77777777" w:rsidR="00DA5CB9" w:rsidRPr="00B26B08" w:rsidRDefault="00DA5CB9" w:rsidP="00DA5CB9">
            <w:pPr>
              <w:spacing w:before="0" w:after="0"/>
              <w:rPr>
                <w:sz w:val="16"/>
                <w:szCs w:val="16"/>
              </w:rPr>
            </w:pPr>
            <w:r w:rsidRPr="00B26B08">
              <w:rPr>
                <w:sz w:val="16"/>
                <w:szCs w:val="16"/>
              </w:rPr>
              <w:t>Bobtail squids</w:t>
            </w:r>
          </w:p>
        </w:tc>
        <w:tc>
          <w:tcPr>
            <w:tcW w:w="1145" w:type="pct"/>
            <w:shd w:val="clear" w:color="auto" w:fill="auto"/>
          </w:tcPr>
          <w:p w14:paraId="39767C49" w14:textId="77777777" w:rsidR="00DA5CB9" w:rsidRPr="00B26B08" w:rsidRDefault="00DA5CB9" w:rsidP="00DA5CB9">
            <w:pPr>
              <w:pStyle w:val="table"/>
              <w:spacing w:before="0" w:after="0"/>
              <w:rPr>
                <w:i/>
                <w:sz w:val="16"/>
                <w:szCs w:val="16"/>
              </w:rPr>
            </w:pPr>
            <w:r w:rsidRPr="00B26B08">
              <w:rPr>
                <w:i/>
                <w:sz w:val="16"/>
                <w:szCs w:val="16"/>
              </w:rPr>
              <w:t>Sepiola atlantica</w:t>
            </w:r>
          </w:p>
        </w:tc>
        <w:tc>
          <w:tcPr>
            <w:tcW w:w="860" w:type="pct"/>
            <w:shd w:val="clear" w:color="auto" w:fill="auto"/>
          </w:tcPr>
          <w:p w14:paraId="118ADBAE" w14:textId="7636938A" w:rsidR="00DA5CB9" w:rsidRPr="00B26B08" w:rsidRDefault="00941C13" w:rsidP="00DA5CB9">
            <w:pPr>
              <w:spacing w:before="0" w:after="0"/>
              <w:rPr>
                <w:sz w:val="16"/>
                <w:szCs w:val="16"/>
              </w:rPr>
            </w:pPr>
            <w:r w:rsidRPr="00B26B08">
              <w:rPr>
                <w:sz w:val="16"/>
                <w:szCs w:val="16"/>
              </w:rPr>
              <w:t>Sexes combined</w:t>
            </w:r>
          </w:p>
        </w:tc>
        <w:tc>
          <w:tcPr>
            <w:tcW w:w="877" w:type="pct"/>
            <w:shd w:val="clear" w:color="auto" w:fill="auto"/>
          </w:tcPr>
          <w:p w14:paraId="171A6FEA" w14:textId="26C70C32" w:rsidR="00DA5CB9" w:rsidRPr="00B26B08" w:rsidRDefault="00DA5CB9" w:rsidP="00DA5CB9">
            <w:pPr>
              <w:pStyle w:val="table"/>
              <w:spacing w:before="0" w:after="0"/>
              <w:rPr>
                <w:sz w:val="16"/>
                <w:szCs w:val="16"/>
              </w:rPr>
            </w:pPr>
          </w:p>
        </w:tc>
        <w:tc>
          <w:tcPr>
            <w:tcW w:w="667" w:type="pct"/>
            <w:shd w:val="clear" w:color="auto" w:fill="auto"/>
          </w:tcPr>
          <w:p w14:paraId="6C442558" w14:textId="3D2BA5C4" w:rsidR="00DA5CB9" w:rsidRPr="00B26B08" w:rsidRDefault="00DA5CB9" w:rsidP="00DA5CB9">
            <w:pPr>
              <w:pStyle w:val="table"/>
              <w:spacing w:before="0" w:after="0"/>
              <w:rPr>
                <w:sz w:val="16"/>
                <w:szCs w:val="16"/>
              </w:rPr>
            </w:pPr>
          </w:p>
        </w:tc>
      </w:tr>
      <w:tr w:rsidR="00DA5CB9" w:rsidRPr="00B26B08" w14:paraId="3D00FA29" w14:textId="77777777" w:rsidTr="00B26B08">
        <w:trPr>
          <w:trHeight w:val="553"/>
        </w:trPr>
        <w:tc>
          <w:tcPr>
            <w:tcW w:w="573" w:type="pct"/>
            <w:shd w:val="clear" w:color="auto" w:fill="auto"/>
          </w:tcPr>
          <w:p w14:paraId="3F080F15" w14:textId="77777777" w:rsidR="00DA5CB9" w:rsidRPr="00B26B08" w:rsidRDefault="00DA5CB9" w:rsidP="00DA5CB9">
            <w:pPr>
              <w:pStyle w:val="table"/>
              <w:spacing w:before="0" w:after="0"/>
              <w:rPr>
                <w:sz w:val="16"/>
                <w:szCs w:val="16"/>
              </w:rPr>
            </w:pPr>
            <w:r w:rsidRPr="00B26B08">
              <w:rPr>
                <w:sz w:val="16"/>
                <w:szCs w:val="16"/>
              </w:rPr>
              <w:t>141452</w:t>
            </w:r>
          </w:p>
        </w:tc>
        <w:tc>
          <w:tcPr>
            <w:tcW w:w="878" w:type="pct"/>
            <w:shd w:val="clear" w:color="auto" w:fill="auto"/>
          </w:tcPr>
          <w:p w14:paraId="33376668" w14:textId="77777777" w:rsidR="00DA5CB9" w:rsidRPr="00B26B08" w:rsidRDefault="00DA5CB9" w:rsidP="00DA5CB9">
            <w:pPr>
              <w:spacing w:before="0" w:after="0"/>
              <w:rPr>
                <w:sz w:val="16"/>
                <w:szCs w:val="16"/>
              </w:rPr>
            </w:pPr>
            <w:r w:rsidRPr="00B26B08">
              <w:rPr>
                <w:sz w:val="16"/>
                <w:szCs w:val="16"/>
              </w:rPr>
              <w:t>Bobtail squids</w:t>
            </w:r>
          </w:p>
        </w:tc>
        <w:tc>
          <w:tcPr>
            <w:tcW w:w="1145" w:type="pct"/>
            <w:shd w:val="clear" w:color="auto" w:fill="auto"/>
          </w:tcPr>
          <w:p w14:paraId="6F606C16" w14:textId="77777777" w:rsidR="00DA5CB9" w:rsidRPr="00B26B08" w:rsidRDefault="00DA5CB9" w:rsidP="00DA5CB9">
            <w:pPr>
              <w:pStyle w:val="table"/>
              <w:spacing w:before="0" w:after="0"/>
              <w:rPr>
                <w:i/>
                <w:sz w:val="16"/>
                <w:szCs w:val="16"/>
              </w:rPr>
            </w:pPr>
            <w:r w:rsidRPr="00B26B08">
              <w:rPr>
                <w:i/>
                <w:sz w:val="16"/>
                <w:szCs w:val="16"/>
              </w:rPr>
              <w:t>Sepietta oweniana</w:t>
            </w:r>
          </w:p>
        </w:tc>
        <w:tc>
          <w:tcPr>
            <w:tcW w:w="860" w:type="pct"/>
            <w:shd w:val="clear" w:color="auto" w:fill="auto"/>
          </w:tcPr>
          <w:p w14:paraId="611F6CB2" w14:textId="4E83349B" w:rsidR="00DA5CB9" w:rsidRPr="00B26B08" w:rsidRDefault="00941C13" w:rsidP="00DA5CB9">
            <w:pPr>
              <w:spacing w:before="0" w:after="0"/>
              <w:rPr>
                <w:sz w:val="16"/>
                <w:szCs w:val="16"/>
              </w:rPr>
            </w:pPr>
            <w:r w:rsidRPr="00B26B08">
              <w:rPr>
                <w:sz w:val="16"/>
                <w:szCs w:val="16"/>
              </w:rPr>
              <w:t>Sexes combined</w:t>
            </w:r>
          </w:p>
        </w:tc>
        <w:tc>
          <w:tcPr>
            <w:tcW w:w="877" w:type="pct"/>
            <w:shd w:val="clear" w:color="auto" w:fill="auto"/>
          </w:tcPr>
          <w:p w14:paraId="0D99C74D" w14:textId="1A860770" w:rsidR="00DA5CB9" w:rsidRPr="00B26B08" w:rsidRDefault="00DA5CB9" w:rsidP="00DA5CB9">
            <w:pPr>
              <w:pStyle w:val="table"/>
              <w:spacing w:before="0" w:after="0"/>
              <w:rPr>
                <w:sz w:val="16"/>
                <w:szCs w:val="16"/>
              </w:rPr>
            </w:pPr>
          </w:p>
        </w:tc>
        <w:tc>
          <w:tcPr>
            <w:tcW w:w="667" w:type="pct"/>
            <w:shd w:val="clear" w:color="auto" w:fill="auto"/>
          </w:tcPr>
          <w:p w14:paraId="5F7F9842" w14:textId="22D80119" w:rsidR="00DA5CB9" w:rsidRPr="00B26B08" w:rsidRDefault="00DA5CB9" w:rsidP="00DA5CB9">
            <w:pPr>
              <w:pStyle w:val="table"/>
              <w:spacing w:before="0" w:after="0"/>
              <w:rPr>
                <w:sz w:val="16"/>
                <w:szCs w:val="16"/>
              </w:rPr>
            </w:pPr>
          </w:p>
        </w:tc>
      </w:tr>
      <w:tr w:rsidR="00DA5CB9" w:rsidRPr="00B26B08" w14:paraId="78336DFA" w14:textId="77777777" w:rsidTr="00B26B08">
        <w:tc>
          <w:tcPr>
            <w:tcW w:w="573" w:type="pct"/>
            <w:shd w:val="clear" w:color="auto" w:fill="auto"/>
          </w:tcPr>
          <w:p w14:paraId="6989DD18" w14:textId="77777777" w:rsidR="00DA5CB9" w:rsidRPr="00B26B08" w:rsidRDefault="00DA5CB9" w:rsidP="00DA5CB9">
            <w:pPr>
              <w:pStyle w:val="table"/>
              <w:spacing w:before="0" w:after="0"/>
              <w:rPr>
                <w:sz w:val="16"/>
                <w:szCs w:val="16"/>
              </w:rPr>
            </w:pPr>
            <w:r w:rsidRPr="00B26B08">
              <w:rPr>
                <w:sz w:val="16"/>
                <w:szCs w:val="16"/>
              </w:rPr>
              <w:t>141449</w:t>
            </w:r>
          </w:p>
        </w:tc>
        <w:tc>
          <w:tcPr>
            <w:tcW w:w="878" w:type="pct"/>
            <w:shd w:val="clear" w:color="auto" w:fill="auto"/>
          </w:tcPr>
          <w:p w14:paraId="68F3D8A1" w14:textId="77777777" w:rsidR="00DA5CB9" w:rsidRPr="00B26B08" w:rsidRDefault="00DA5CB9" w:rsidP="00DA5CB9">
            <w:pPr>
              <w:spacing w:before="0" w:after="0"/>
              <w:rPr>
                <w:sz w:val="16"/>
                <w:szCs w:val="16"/>
              </w:rPr>
            </w:pPr>
            <w:r w:rsidRPr="00B26B08">
              <w:rPr>
                <w:sz w:val="16"/>
                <w:szCs w:val="16"/>
              </w:rPr>
              <w:t>Bobtail squids</w:t>
            </w:r>
          </w:p>
        </w:tc>
        <w:tc>
          <w:tcPr>
            <w:tcW w:w="1145" w:type="pct"/>
            <w:shd w:val="clear" w:color="auto" w:fill="auto"/>
          </w:tcPr>
          <w:p w14:paraId="6DCA7C71" w14:textId="77777777" w:rsidR="00DA5CB9" w:rsidRPr="00B26B08" w:rsidRDefault="00DA5CB9" w:rsidP="00DA5CB9">
            <w:pPr>
              <w:pStyle w:val="table"/>
              <w:spacing w:before="0" w:after="0"/>
              <w:rPr>
                <w:i/>
                <w:sz w:val="16"/>
                <w:szCs w:val="16"/>
              </w:rPr>
            </w:pPr>
            <w:r w:rsidRPr="00B26B08">
              <w:rPr>
                <w:i/>
                <w:sz w:val="16"/>
                <w:szCs w:val="16"/>
              </w:rPr>
              <w:t>Rossia macrosoma</w:t>
            </w:r>
          </w:p>
        </w:tc>
        <w:tc>
          <w:tcPr>
            <w:tcW w:w="860" w:type="pct"/>
            <w:shd w:val="clear" w:color="auto" w:fill="auto"/>
          </w:tcPr>
          <w:p w14:paraId="0C14E0BB" w14:textId="53AED267" w:rsidR="00DA5CB9" w:rsidRPr="00B26B08" w:rsidRDefault="00941C13" w:rsidP="00DA5CB9">
            <w:pPr>
              <w:spacing w:before="0" w:after="0"/>
              <w:rPr>
                <w:sz w:val="16"/>
                <w:szCs w:val="16"/>
              </w:rPr>
            </w:pPr>
            <w:r w:rsidRPr="00B26B08">
              <w:rPr>
                <w:sz w:val="16"/>
                <w:szCs w:val="16"/>
              </w:rPr>
              <w:t>Sexes combined</w:t>
            </w:r>
          </w:p>
        </w:tc>
        <w:tc>
          <w:tcPr>
            <w:tcW w:w="877" w:type="pct"/>
            <w:shd w:val="clear" w:color="auto" w:fill="auto"/>
          </w:tcPr>
          <w:p w14:paraId="17FE2C25" w14:textId="74CAADB4" w:rsidR="00DA5CB9" w:rsidRPr="00B26B08" w:rsidRDefault="00DA5CB9" w:rsidP="00DA5CB9">
            <w:pPr>
              <w:pStyle w:val="table"/>
              <w:spacing w:before="0" w:after="0"/>
              <w:rPr>
                <w:sz w:val="16"/>
                <w:szCs w:val="16"/>
              </w:rPr>
            </w:pPr>
          </w:p>
        </w:tc>
        <w:tc>
          <w:tcPr>
            <w:tcW w:w="667" w:type="pct"/>
            <w:shd w:val="clear" w:color="auto" w:fill="auto"/>
          </w:tcPr>
          <w:p w14:paraId="0CF0427D" w14:textId="1E76CF00" w:rsidR="00DA5CB9" w:rsidRPr="00B26B08" w:rsidRDefault="00DA5CB9" w:rsidP="00DA5CB9">
            <w:pPr>
              <w:pStyle w:val="table"/>
              <w:spacing w:before="0" w:after="0"/>
              <w:rPr>
                <w:sz w:val="16"/>
                <w:szCs w:val="16"/>
              </w:rPr>
            </w:pPr>
          </w:p>
        </w:tc>
      </w:tr>
    </w:tbl>
    <w:p w14:paraId="680F1557" w14:textId="77777777" w:rsidR="0064794F" w:rsidRPr="00E77216" w:rsidRDefault="00FA2D3E" w:rsidP="0064794F">
      <w:pPr>
        <w:pStyle w:val="TableNotes"/>
      </w:pPr>
      <w:r w:rsidRPr="00E77216">
        <w:t>(*)</w:t>
      </w:r>
      <w:r w:rsidR="0064794F" w:rsidRPr="00E77216">
        <w:t xml:space="preserve"> </w:t>
      </w:r>
      <w:r w:rsidRPr="00E77216">
        <w:t xml:space="preserve">Identification </w:t>
      </w:r>
      <w:r w:rsidR="0064794F" w:rsidRPr="00E77216">
        <w:t>to species level where possible, though juveniles may need to be aggregated</w:t>
      </w:r>
      <w:r w:rsidR="005A57FF" w:rsidRPr="00E77216">
        <w:t>.</w:t>
      </w:r>
    </w:p>
    <w:p w14:paraId="25B29ED2" w14:textId="77777777" w:rsidR="00FC4B6A" w:rsidRPr="00E77216" w:rsidRDefault="00FC4B6A" w:rsidP="005E6156"/>
    <w:p w14:paraId="5083AD90" w14:textId="77777777" w:rsidR="0064794F" w:rsidRPr="00E77216" w:rsidRDefault="0064794F" w:rsidP="005E6156">
      <w:r w:rsidRPr="00E77216">
        <w:t>The following flow diagram can be used as a guide to dealing with the catch</w:t>
      </w:r>
      <w:r w:rsidR="00DA5CB9" w:rsidRPr="00E77216">
        <w:t xml:space="preserve"> (Figure 3.1)</w:t>
      </w:r>
      <w:r w:rsidRPr="00E77216">
        <w:t>.</w:t>
      </w:r>
    </w:p>
    <w:p w14:paraId="66A64DE5" w14:textId="77777777" w:rsidR="0064794F" w:rsidRPr="00E77216" w:rsidRDefault="0064794F" w:rsidP="0064794F">
      <w:pPr>
        <w:pStyle w:val="Illustration1"/>
      </w:pPr>
      <w:r w:rsidRPr="00E77216">
        <w:rPr>
          <w:noProof/>
          <w:lang w:val="fr-FR" w:eastAsia="fr-FR"/>
        </w:rPr>
        <w:lastRenderedPageBreak/>
        <w:drawing>
          <wp:inline distT="0" distB="0" distL="0" distR="0" wp14:anchorId="68D4A882" wp14:editId="415171AC">
            <wp:extent cx="5732780" cy="7832090"/>
            <wp:effectExtent l="0" t="0" r="0"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732780" cy="7832090"/>
                    </a:xfrm>
                    <a:prstGeom prst="rect">
                      <a:avLst/>
                    </a:prstGeom>
                    <a:noFill/>
                    <a:ln w="9525">
                      <a:noFill/>
                      <a:miter lim="800000"/>
                      <a:headEnd/>
                      <a:tailEnd/>
                    </a:ln>
                  </pic:spPr>
                </pic:pic>
              </a:graphicData>
            </a:graphic>
          </wp:inline>
        </w:drawing>
      </w:r>
    </w:p>
    <w:p w14:paraId="15072934" w14:textId="77777777" w:rsidR="0064794F" w:rsidRPr="00E77216" w:rsidRDefault="0064794F" w:rsidP="0064794F">
      <w:pPr>
        <w:pStyle w:val="IllustrationCaption"/>
      </w:pPr>
      <w:commentRangeStart w:id="83"/>
      <w:r w:rsidRPr="00E77216">
        <w:t>Figure 3.1. IBTS catch processing flow diagram.</w:t>
      </w:r>
      <w:commentRangeEnd w:id="83"/>
      <w:r w:rsidR="000676E8">
        <w:rPr>
          <w:rStyle w:val="CommentReference"/>
          <w:b w:val="0"/>
          <w:lang w:val="en-US"/>
        </w:rPr>
        <w:commentReference w:id="83"/>
      </w:r>
    </w:p>
    <w:p w14:paraId="4EC46FA7" w14:textId="77777777" w:rsidR="0064794F" w:rsidRPr="00E77216" w:rsidRDefault="0064794F" w:rsidP="005E6156">
      <w:pPr>
        <w:pStyle w:val="Heading2"/>
      </w:pPr>
      <w:bookmarkStart w:id="84" w:name="_Toc323196616"/>
      <w:bookmarkStart w:id="85" w:name="_Toc362437509"/>
      <w:bookmarkStart w:id="86" w:name="_Toc420936004"/>
      <w:r w:rsidRPr="00E77216">
        <w:lastRenderedPageBreak/>
        <w:t>Length composition</w:t>
      </w:r>
      <w:bookmarkEnd w:id="76"/>
      <w:bookmarkEnd w:id="84"/>
      <w:bookmarkEnd w:id="85"/>
      <w:bookmarkEnd w:id="86"/>
    </w:p>
    <w:p w14:paraId="60FC499C" w14:textId="02C8D796" w:rsidR="0064794F" w:rsidRPr="00E77216" w:rsidRDefault="0064794F" w:rsidP="005E6156">
      <w:r w:rsidRPr="00E77216">
        <w:t>Length distributions are recorded for</w:t>
      </w:r>
      <w:r w:rsidRPr="00E77216">
        <w:rPr>
          <w:b/>
        </w:rPr>
        <w:t xml:space="preserve"> all fish species caught</w:t>
      </w:r>
      <w:r w:rsidRPr="00E77216">
        <w:t>. Length is defined as total length, measured from tip of snout to tip of caudal fin, for all fish species other than those described in Section 3.</w:t>
      </w:r>
      <w:r w:rsidR="00941C13">
        <w:t>5</w:t>
      </w:r>
      <w:r w:rsidRPr="00E77216">
        <w:t>. Length is measured to 0.1cm below for shellfish, to 0.5 cm below for herring</w:t>
      </w:r>
      <w:r w:rsidR="00BD789F">
        <w:t>,</w:t>
      </w:r>
      <w:r w:rsidR="00294C62">
        <w:t xml:space="preserve"> </w:t>
      </w:r>
      <w:r w:rsidRPr="00E77216">
        <w:t>sprat,</w:t>
      </w:r>
      <w:r w:rsidR="00BD789F">
        <w:t xml:space="preserve"> and boarfish</w:t>
      </w:r>
      <w:r w:rsidRPr="00E77216">
        <w:t xml:space="preserve"> and to 1 cm below for all other species. When measuring shellfish species, </w:t>
      </w:r>
      <w:r w:rsidR="0039207F" w:rsidRPr="00E77216">
        <w:t xml:space="preserve">consult </w:t>
      </w:r>
      <w:r w:rsidRPr="00E77216">
        <w:t>Figures 3.2 to 3.5 to ensure the correct carapace measurement is taken. When measuring cephalopods</w:t>
      </w:r>
      <w:r w:rsidR="005F5D60" w:rsidRPr="00E77216">
        <w:t>,</w:t>
      </w:r>
      <w:r w:rsidRPr="00E77216">
        <w:t xml:space="preserve"> </w:t>
      </w:r>
      <w:r w:rsidR="0039207F" w:rsidRPr="00E77216">
        <w:t xml:space="preserve">use </w:t>
      </w:r>
      <w:r w:rsidR="00574A20">
        <w:t xml:space="preserve">dorsal </w:t>
      </w:r>
      <w:r w:rsidRPr="00E77216">
        <w:t xml:space="preserve">mantle length </w:t>
      </w:r>
      <w:r w:rsidR="005F5D60" w:rsidRPr="00E77216">
        <w:t>(</w:t>
      </w:r>
      <w:r w:rsidRPr="00E77216">
        <w:t>see Figure 3.6</w:t>
      </w:r>
      <w:r w:rsidR="005F5D60" w:rsidRPr="00E77216">
        <w:t>)</w:t>
      </w:r>
      <w:r w:rsidRPr="00E77216">
        <w:t>.</w:t>
      </w:r>
    </w:p>
    <w:p w14:paraId="49A0CDBF" w14:textId="6E0354A7" w:rsidR="0064794F" w:rsidRPr="00E77216" w:rsidRDefault="005F5D60" w:rsidP="005E6156">
      <w:r w:rsidRPr="00E77216">
        <w:t>E</w:t>
      </w:r>
      <w:r w:rsidR="0064794F" w:rsidRPr="00E77216">
        <w:t xml:space="preserve">lasmobranchs and </w:t>
      </w:r>
      <w:r w:rsidR="00941C13">
        <w:t>crustaceans</w:t>
      </w:r>
      <w:r w:rsidR="00941C13" w:rsidRPr="00E77216">
        <w:t xml:space="preserve"> </w:t>
      </w:r>
      <w:r w:rsidR="0039207F" w:rsidRPr="00E77216">
        <w:t xml:space="preserve">are to </w:t>
      </w:r>
      <w:r w:rsidR="0064794F" w:rsidRPr="00E77216">
        <w:t xml:space="preserve">be measured and weighed by sex. </w:t>
      </w:r>
    </w:p>
    <w:p w14:paraId="4CABD1DD" w14:textId="3C754F07" w:rsidR="00601454" w:rsidRDefault="00601454" w:rsidP="007762CB">
      <w:pPr>
        <w:pStyle w:val="Heading3"/>
      </w:pPr>
      <w:r>
        <w:t>Sorting and sub-sampling according to length groups</w:t>
      </w:r>
    </w:p>
    <w:p w14:paraId="0832F28D" w14:textId="579DA03E" w:rsidR="00420A32" w:rsidRPr="00E77216" w:rsidRDefault="0064794F" w:rsidP="00420A32">
      <w:r w:rsidRPr="00E77216">
        <w:t>After sorting the catch into species or species/sex, a length distribution for each catch category that accurately represents the length distribution</w:t>
      </w:r>
      <w:r w:rsidR="005F5D60" w:rsidRPr="00E77216">
        <w:t xml:space="preserve"> of the catch</w:t>
      </w:r>
      <w:r w:rsidR="0039207F" w:rsidRPr="00E77216">
        <w:t xml:space="preserve"> must be obtained</w:t>
      </w:r>
      <w:r w:rsidRPr="00E77216">
        <w:t xml:space="preserve">. </w:t>
      </w:r>
      <w:r w:rsidR="0099508C">
        <w:t>As a general guide, f</w:t>
      </w:r>
      <w:r w:rsidR="00420A32">
        <w:t>or catches with more than 75 individual</w:t>
      </w:r>
      <w:r w:rsidRPr="00E77216">
        <w:t>, a representative subsample is selected of at least 75 fish</w:t>
      </w:r>
      <w:r w:rsidR="0099508C">
        <w:t xml:space="preserve"> (may be less for limited length ranges and more for extensive length ranges)</w:t>
      </w:r>
      <w:r w:rsidRPr="00E77216">
        <w:t>.</w:t>
      </w:r>
      <w:r w:rsidR="00420A32">
        <w:t xml:space="preserve"> For </w:t>
      </w:r>
      <w:r w:rsidR="00420A32" w:rsidRPr="00E77216">
        <w:t xml:space="preserve">large catches </w:t>
      </w:r>
      <w:r w:rsidR="00420A32">
        <w:t>above 1000 individuals</w:t>
      </w:r>
      <w:r w:rsidR="00420A32" w:rsidRPr="00E77216">
        <w:t xml:space="preserve">, </w:t>
      </w:r>
      <w:r w:rsidR="00420A32">
        <w:t>the sample size should be increased to 150 fish</w:t>
      </w:r>
      <w:r w:rsidR="00420A32" w:rsidRPr="00E77216">
        <w:t xml:space="preserve">. </w:t>
      </w:r>
    </w:p>
    <w:p w14:paraId="3901FDB1" w14:textId="14A7E618" w:rsidR="0064794F" w:rsidRPr="00E77216" w:rsidRDefault="0064794F" w:rsidP="005E6156"/>
    <w:p w14:paraId="1C6E38F5" w14:textId="6D046C9A" w:rsidR="0064794F" w:rsidRPr="00E77216" w:rsidRDefault="0044599B" w:rsidP="005E6156">
      <w:r>
        <w:t>If</w:t>
      </w:r>
      <w:r w:rsidR="0064794F" w:rsidRPr="00E77216">
        <w:t xml:space="preserve"> representative subsample cannot be selected,</w:t>
      </w:r>
      <w:r w:rsidR="00420A32">
        <w:t xml:space="preserve"> </w:t>
      </w:r>
      <w:r>
        <w:t>when there are two</w:t>
      </w:r>
      <w:r w:rsidR="00420A32">
        <w:t xml:space="preserve"> or more</w:t>
      </w:r>
      <w:r>
        <w:t xml:space="preserve"> distinct length groups (</w:t>
      </w:r>
      <w:r w:rsidR="00420A32">
        <w:t xml:space="preserve">i.e. </w:t>
      </w:r>
      <w:r>
        <w:t xml:space="preserve">small and large fish with none inbetween) in the catch with a clear division between them, splitting in two size categories is necessary. </w:t>
      </w:r>
      <w:r w:rsidR="00420A32">
        <w:t>See the following examples:</w:t>
      </w:r>
      <w:r w:rsidR="0064794F" w:rsidRPr="00E77216">
        <w:t xml:space="preserve"> </w:t>
      </w:r>
    </w:p>
    <w:p w14:paraId="4B8BD7AF" w14:textId="3244208A" w:rsidR="00794E58" w:rsidRPr="00E77216" w:rsidRDefault="0064794F">
      <w:pPr>
        <w:pStyle w:val="ListParagraph"/>
        <w:numPr>
          <w:ilvl w:val="0"/>
          <w:numId w:val="37"/>
        </w:numPr>
      </w:pPr>
      <w:r w:rsidRPr="00E77216">
        <w:t xml:space="preserve">A catch of 999 fish </w:t>
      </w:r>
      <w:r w:rsidR="00420A32">
        <w:t>from</w:t>
      </w:r>
      <w:r w:rsidRPr="00E77216">
        <w:t xml:space="preserve"> 18</w:t>
      </w:r>
      <w:r w:rsidR="006E164F" w:rsidRPr="00E77216">
        <w:t>–</w:t>
      </w:r>
      <w:r w:rsidRPr="00E77216">
        <w:t>26</w:t>
      </w:r>
      <w:r w:rsidR="00294C62">
        <w:t xml:space="preserve"> </w:t>
      </w:r>
      <w:r w:rsidRPr="00E77216">
        <w:t>cm and one fish at 40</w:t>
      </w:r>
      <w:r w:rsidR="00294C62">
        <w:t xml:space="preserve"> </w:t>
      </w:r>
      <w:r w:rsidRPr="00E77216">
        <w:t xml:space="preserve">cm.  </w:t>
      </w:r>
      <w:r w:rsidR="005F5D60" w:rsidRPr="00E77216">
        <w:t xml:space="preserve">A </w:t>
      </w:r>
      <w:r w:rsidRPr="00E77216">
        <w:t>single subsample of 100 fish</w:t>
      </w:r>
      <w:r w:rsidR="005F5D60" w:rsidRPr="00E77216">
        <w:t>,</w:t>
      </w:r>
      <w:r w:rsidRPr="00E77216">
        <w:t xml:space="preserve"> when raised</w:t>
      </w:r>
      <w:r w:rsidR="005F5D60" w:rsidRPr="00E77216">
        <w:t>,</w:t>
      </w:r>
      <w:r w:rsidRPr="00E77216">
        <w:t xml:space="preserve"> will give either 10 or </w:t>
      </w:r>
      <w:r w:rsidR="005F5D60" w:rsidRPr="00E77216">
        <w:t xml:space="preserve">0 </w:t>
      </w:r>
      <w:r w:rsidRPr="00E77216">
        <w:t>fish at 40</w:t>
      </w:r>
      <w:r w:rsidR="00294C62">
        <w:t xml:space="preserve"> </w:t>
      </w:r>
      <w:r w:rsidRPr="00E77216">
        <w:t>cm. The correct approach is to remove the one large fish and measure it separately, treating that sample as category 1, and take a subsample from the remaining 999 fish (category 2)..</w:t>
      </w:r>
    </w:p>
    <w:p w14:paraId="4EDE35C1" w14:textId="2BF8BDAA" w:rsidR="00794E58" w:rsidRPr="00E77216" w:rsidRDefault="0064794F">
      <w:pPr>
        <w:pStyle w:val="ListParagraph"/>
        <w:numPr>
          <w:ilvl w:val="0"/>
          <w:numId w:val="37"/>
        </w:numPr>
      </w:pPr>
      <w:r w:rsidRPr="00E77216">
        <w:t>A catch of 994 fish in the length range 18</w:t>
      </w:r>
      <w:r w:rsidR="006E164F" w:rsidRPr="00E77216">
        <w:t>–</w:t>
      </w:r>
      <w:r w:rsidRPr="00E77216">
        <w:t>26</w:t>
      </w:r>
      <w:r w:rsidR="00294C62">
        <w:t xml:space="preserve"> </w:t>
      </w:r>
      <w:r w:rsidRPr="00E77216">
        <w:t xml:space="preserve">cm and 3 fish </w:t>
      </w:r>
      <w:r w:rsidR="00420A32">
        <w:t>from</w:t>
      </w:r>
      <w:r w:rsidRPr="00E77216">
        <w:t xml:space="preserve"> 10–12</w:t>
      </w:r>
      <w:r w:rsidR="00294C62">
        <w:t xml:space="preserve"> </w:t>
      </w:r>
      <w:r w:rsidRPr="00E77216">
        <w:t xml:space="preserve">cm and 3 fish </w:t>
      </w:r>
      <w:r w:rsidR="00420A32">
        <w:t>from</w:t>
      </w:r>
      <w:r w:rsidRPr="00E77216">
        <w:t xml:space="preserve"> 38</w:t>
      </w:r>
      <w:r w:rsidR="006E164F" w:rsidRPr="00E77216">
        <w:t>–</w:t>
      </w:r>
      <w:r w:rsidRPr="00E77216">
        <w:t>40</w:t>
      </w:r>
      <w:r w:rsidR="00294C62">
        <w:t xml:space="preserve"> </w:t>
      </w:r>
      <w:r w:rsidRPr="00E77216">
        <w:t xml:space="preserve">cm. </w:t>
      </w:r>
      <w:r w:rsidR="005F5D60" w:rsidRPr="00E77216">
        <w:t>A</w:t>
      </w:r>
      <w:r w:rsidRPr="00E77216">
        <w:t xml:space="preserve"> single raised subsample of 100 fish could give anything between </w:t>
      </w:r>
      <w:r w:rsidR="005F5D60" w:rsidRPr="00E77216">
        <w:t xml:space="preserve">0 </w:t>
      </w:r>
      <w:r w:rsidRPr="00E77216">
        <w:t xml:space="preserve">and </w:t>
      </w:r>
      <w:r w:rsidR="00574A20">
        <w:t>6</w:t>
      </w:r>
      <w:r w:rsidR="00574A20" w:rsidRPr="00E77216">
        <w:t xml:space="preserve"> </w:t>
      </w:r>
      <w:r w:rsidR="006E164F" w:rsidRPr="00E77216">
        <w:t>fish in the length ranges 10–</w:t>
      </w:r>
      <w:r w:rsidRPr="00E77216">
        <w:t>12</w:t>
      </w:r>
      <w:r w:rsidR="00294C62">
        <w:t xml:space="preserve"> </w:t>
      </w:r>
      <w:r w:rsidR="006E164F" w:rsidRPr="00E77216">
        <w:t>cm and 38–</w:t>
      </w:r>
      <w:r w:rsidRPr="00E77216">
        <w:t>40</w:t>
      </w:r>
      <w:r w:rsidR="00294C62">
        <w:t xml:space="preserve"> </w:t>
      </w:r>
      <w:r w:rsidRPr="00E77216">
        <w:t>cm. The correct approach is to remove the small and large fish and measure them as category 1, and then take a subsample from the remaining 994 fish (category 2).</w:t>
      </w:r>
    </w:p>
    <w:p w14:paraId="3495C963" w14:textId="77777777" w:rsidR="0064794F" w:rsidRPr="00E77216" w:rsidRDefault="0064794F" w:rsidP="005E6156">
      <w:bookmarkStart w:id="87" w:name="_Toc362924120"/>
    </w:p>
    <w:p w14:paraId="715BA78A" w14:textId="77777777" w:rsidR="0064794F" w:rsidRPr="00E77216" w:rsidRDefault="0064794F" w:rsidP="005E6156">
      <w:pPr>
        <w:pStyle w:val="Heading2"/>
        <w:pageBreakBefore/>
      </w:pPr>
      <w:bookmarkStart w:id="88" w:name="_Toc323196617"/>
      <w:bookmarkStart w:id="89" w:name="_Toc362437510"/>
      <w:bookmarkStart w:id="90" w:name="_Toc420936005"/>
      <w:r w:rsidRPr="00E77216">
        <w:lastRenderedPageBreak/>
        <w:t>Sampling for age, sex</w:t>
      </w:r>
      <w:r w:rsidR="005F5D60" w:rsidRPr="00E77216">
        <w:t>,</w:t>
      </w:r>
      <w:r w:rsidRPr="00E77216">
        <w:t xml:space="preserve"> and maturity</w:t>
      </w:r>
      <w:bookmarkEnd w:id="87"/>
      <w:bookmarkEnd w:id="88"/>
      <w:bookmarkEnd w:id="89"/>
      <w:bookmarkEnd w:id="90"/>
    </w:p>
    <w:p w14:paraId="64374B66" w14:textId="1BF0406C" w:rsidR="006E164F" w:rsidRPr="00E77216" w:rsidRDefault="0064794F" w:rsidP="005E6156">
      <w:r w:rsidRPr="00E77216">
        <w:t xml:space="preserve">Otolith samples are to be collected </w:t>
      </w:r>
      <w:r w:rsidR="005F5D60" w:rsidRPr="00E77216">
        <w:t xml:space="preserve">from each trawl </w:t>
      </w:r>
      <w:r w:rsidR="002F79B8" w:rsidRPr="00E77216">
        <w:t>station by all nations</w:t>
      </w:r>
      <w:r w:rsidR="005F5D60" w:rsidRPr="00E77216">
        <w:t>.</w:t>
      </w:r>
      <w:r w:rsidR="002F79B8" w:rsidRPr="00E77216">
        <w:t xml:space="preserve"> </w:t>
      </w:r>
      <w:r w:rsidR="006E164F" w:rsidRPr="00E77216">
        <w:t xml:space="preserve">Both otoliths from each fish are to be collected. </w:t>
      </w:r>
      <w:r w:rsidR="0004595F">
        <w:t>Fish with deformities should not be sampled</w:t>
      </w:r>
      <w:r w:rsidR="006E164F" w:rsidRPr="00E77216">
        <w:t>.</w:t>
      </w:r>
    </w:p>
    <w:p w14:paraId="3854620B" w14:textId="7DEFB32A" w:rsidR="0064794F" w:rsidRPr="00E77216" w:rsidRDefault="0004595F" w:rsidP="005E6156">
      <w:r>
        <w:t>N</w:t>
      </w:r>
      <w:r w:rsidR="00D60B1E" w:rsidRPr="00470212">
        <w:t>ations are to collect 1 otolith per 1 cm length group (0.5 cm length group for herring and sprat) from each trawl haul</w:t>
      </w:r>
      <w:r>
        <w:t>, see specifications in table below:</w:t>
      </w:r>
      <w:r w:rsidR="006E164F" w:rsidRPr="00470212">
        <w:t xml:space="preserve"> </w:t>
      </w:r>
    </w:p>
    <w:tbl>
      <w:tblPr>
        <w:tblW w:w="4699" w:type="pct"/>
        <w:tblBorders>
          <w:top w:val="single" w:sz="4" w:space="0" w:color="auto"/>
          <w:bottom w:val="single" w:sz="4" w:space="0" w:color="auto"/>
          <w:insideH w:val="single" w:sz="4" w:space="0" w:color="808080"/>
        </w:tblBorders>
        <w:tblLook w:val="05E0" w:firstRow="1" w:lastRow="1" w:firstColumn="1" w:lastColumn="1" w:noHBand="0" w:noVBand="1"/>
      </w:tblPr>
      <w:tblGrid>
        <w:gridCol w:w="1441"/>
        <w:gridCol w:w="5898"/>
      </w:tblGrid>
      <w:tr w:rsidR="0064794F" w:rsidRPr="00E77216" w14:paraId="4EA5AD7A" w14:textId="77777777" w:rsidTr="00C03985">
        <w:tc>
          <w:tcPr>
            <w:tcW w:w="982" w:type="pct"/>
            <w:shd w:val="clear" w:color="auto" w:fill="auto"/>
          </w:tcPr>
          <w:p w14:paraId="18421F9B" w14:textId="77777777" w:rsidR="0064794F" w:rsidRPr="00E77216" w:rsidRDefault="0064794F" w:rsidP="00C03985">
            <w:pPr>
              <w:pStyle w:val="TableTop"/>
              <w:rPr>
                <w:kern w:val="16"/>
              </w:rPr>
            </w:pPr>
            <w:r w:rsidRPr="00E77216">
              <w:rPr>
                <w:kern w:val="16"/>
              </w:rPr>
              <w:t>Species</w:t>
            </w:r>
          </w:p>
        </w:tc>
        <w:tc>
          <w:tcPr>
            <w:tcW w:w="4018" w:type="pct"/>
            <w:shd w:val="clear" w:color="auto" w:fill="auto"/>
          </w:tcPr>
          <w:p w14:paraId="3BC34E75" w14:textId="32A335CB" w:rsidR="0064794F" w:rsidRPr="00E77216" w:rsidRDefault="0064794F" w:rsidP="00601454">
            <w:pPr>
              <w:pStyle w:val="TableTop"/>
              <w:rPr>
                <w:kern w:val="16"/>
              </w:rPr>
            </w:pPr>
            <w:r w:rsidRPr="00E77216">
              <w:rPr>
                <w:kern w:val="16"/>
              </w:rPr>
              <w:t xml:space="preserve">Minimum </w:t>
            </w:r>
            <w:r w:rsidR="00792CDA" w:rsidRPr="00E77216">
              <w:rPr>
                <w:kern w:val="16"/>
              </w:rPr>
              <w:t xml:space="preserve">number </w:t>
            </w:r>
            <w:r w:rsidRPr="00E77216">
              <w:rPr>
                <w:kern w:val="16"/>
              </w:rPr>
              <w:t xml:space="preserve">of otoliths to be taken per </w:t>
            </w:r>
            <w:r w:rsidR="0004595F">
              <w:rPr>
                <w:kern w:val="16"/>
              </w:rPr>
              <w:t>trawl haul</w:t>
            </w:r>
          </w:p>
        </w:tc>
      </w:tr>
      <w:tr w:rsidR="0064794F" w:rsidRPr="00E77216" w14:paraId="09BD27EC" w14:textId="77777777" w:rsidTr="00C03985">
        <w:tc>
          <w:tcPr>
            <w:tcW w:w="982" w:type="pct"/>
            <w:shd w:val="clear" w:color="auto" w:fill="auto"/>
          </w:tcPr>
          <w:p w14:paraId="44FD0C65" w14:textId="77777777" w:rsidR="0064794F" w:rsidRPr="00E77216" w:rsidRDefault="0064794F" w:rsidP="00C03985">
            <w:pPr>
              <w:pStyle w:val="table"/>
              <w:keepNext/>
              <w:keepLines/>
              <w:spacing w:before="120"/>
              <w:rPr>
                <w:sz w:val="16"/>
              </w:rPr>
            </w:pPr>
            <w:r w:rsidRPr="00E77216">
              <w:rPr>
                <w:sz w:val="16"/>
              </w:rPr>
              <w:t>herring</w:t>
            </w:r>
          </w:p>
        </w:tc>
        <w:tc>
          <w:tcPr>
            <w:tcW w:w="4018" w:type="pct"/>
            <w:shd w:val="clear" w:color="auto" w:fill="auto"/>
          </w:tcPr>
          <w:p w14:paraId="3AD147D2" w14:textId="2D8DA623" w:rsidR="0064794F" w:rsidRPr="00E77216" w:rsidRDefault="00747B15" w:rsidP="00BB3FE8">
            <w:pPr>
              <w:pStyle w:val="table"/>
              <w:keepNext/>
              <w:keepLines/>
              <w:spacing w:before="120"/>
              <w:rPr>
                <w:sz w:val="16"/>
              </w:rPr>
            </w:pPr>
            <w:r>
              <w:rPr>
                <w:sz w:val="16"/>
              </w:rPr>
              <w:t>1 otolith per 0.5</w:t>
            </w:r>
            <w:r w:rsidR="00486B65">
              <w:rPr>
                <w:sz w:val="16"/>
              </w:rPr>
              <w:t xml:space="preserve"> </w:t>
            </w:r>
            <w:r>
              <w:rPr>
                <w:sz w:val="16"/>
              </w:rPr>
              <w:t xml:space="preserve">cm </w:t>
            </w:r>
            <w:r w:rsidR="0038096D">
              <w:rPr>
                <w:sz w:val="16"/>
              </w:rPr>
              <w:t>length class</w:t>
            </w:r>
          </w:p>
        </w:tc>
      </w:tr>
      <w:tr w:rsidR="0064794F" w:rsidRPr="00E77216" w14:paraId="2EC0B272" w14:textId="77777777" w:rsidTr="00C03985">
        <w:tc>
          <w:tcPr>
            <w:tcW w:w="982" w:type="pct"/>
            <w:shd w:val="clear" w:color="auto" w:fill="auto"/>
          </w:tcPr>
          <w:p w14:paraId="38B13A0A" w14:textId="77777777" w:rsidR="0064794F" w:rsidRPr="00E77216" w:rsidRDefault="0064794F" w:rsidP="00C03985">
            <w:pPr>
              <w:pStyle w:val="table"/>
              <w:rPr>
                <w:sz w:val="16"/>
              </w:rPr>
            </w:pPr>
            <w:r w:rsidRPr="00E77216">
              <w:rPr>
                <w:sz w:val="16"/>
              </w:rPr>
              <w:t>sprat</w:t>
            </w:r>
          </w:p>
        </w:tc>
        <w:tc>
          <w:tcPr>
            <w:tcW w:w="4018" w:type="pct"/>
            <w:shd w:val="clear" w:color="auto" w:fill="auto"/>
          </w:tcPr>
          <w:p w14:paraId="020C590B" w14:textId="2E2B53D3" w:rsidR="0064794F" w:rsidRPr="00E77216" w:rsidRDefault="00747B15" w:rsidP="002F79B8">
            <w:pPr>
              <w:pStyle w:val="table"/>
              <w:rPr>
                <w:sz w:val="16"/>
              </w:rPr>
            </w:pPr>
            <w:r>
              <w:rPr>
                <w:sz w:val="16"/>
              </w:rPr>
              <w:t>1 otolith per 0.5</w:t>
            </w:r>
            <w:r w:rsidR="00486B65">
              <w:rPr>
                <w:sz w:val="16"/>
              </w:rPr>
              <w:t xml:space="preserve"> </w:t>
            </w:r>
            <w:r>
              <w:rPr>
                <w:sz w:val="16"/>
              </w:rPr>
              <w:t xml:space="preserve">cm </w:t>
            </w:r>
            <w:r w:rsidR="0038096D">
              <w:rPr>
                <w:sz w:val="16"/>
              </w:rPr>
              <w:t>length class</w:t>
            </w:r>
            <w:r w:rsidR="0038096D" w:rsidRPr="00E77216" w:rsidDel="0004595F">
              <w:rPr>
                <w:sz w:val="16"/>
              </w:rPr>
              <w:t xml:space="preserve"> </w:t>
            </w:r>
          </w:p>
        </w:tc>
      </w:tr>
      <w:tr w:rsidR="0064794F" w:rsidRPr="00E77216" w14:paraId="74393F01" w14:textId="77777777" w:rsidTr="00C03985">
        <w:tc>
          <w:tcPr>
            <w:tcW w:w="982" w:type="pct"/>
            <w:shd w:val="clear" w:color="auto" w:fill="auto"/>
          </w:tcPr>
          <w:p w14:paraId="318A82C7" w14:textId="77777777" w:rsidR="0064794F" w:rsidRPr="00E77216" w:rsidRDefault="0064794F" w:rsidP="00C03985">
            <w:pPr>
              <w:pStyle w:val="table"/>
              <w:rPr>
                <w:sz w:val="16"/>
              </w:rPr>
            </w:pPr>
          </w:p>
        </w:tc>
        <w:tc>
          <w:tcPr>
            <w:tcW w:w="4018" w:type="pct"/>
            <w:shd w:val="clear" w:color="auto" w:fill="auto"/>
          </w:tcPr>
          <w:p w14:paraId="29C7E216" w14:textId="4F3B8797" w:rsidR="0064794F" w:rsidRPr="00E77216" w:rsidRDefault="0064794F" w:rsidP="0004595F">
            <w:pPr>
              <w:pStyle w:val="table"/>
              <w:rPr>
                <w:sz w:val="16"/>
              </w:rPr>
            </w:pPr>
          </w:p>
        </w:tc>
      </w:tr>
      <w:tr w:rsidR="0064794F" w:rsidRPr="00E77216" w14:paraId="49745066" w14:textId="77777777" w:rsidTr="00C03985">
        <w:tc>
          <w:tcPr>
            <w:tcW w:w="982" w:type="pct"/>
            <w:shd w:val="clear" w:color="auto" w:fill="auto"/>
          </w:tcPr>
          <w:p w14:paraId="53330179" w14:textId="77777777" w:rsidR="0064794F" w:rsidRPr="00E77216" w:rsidRDefault="0064794F" w:rsidP="00C03985">
            <w:pPr>
              <w:pStyle w:val="table"/>
              <w:rPr>
                <w:sz w:val="16"/>
              </w:rPr>
            </w:pPr>
            <w:r w:rsidRPr="00E77216">
              <w:rPr>
                <w:sz w:val="16"/>
              </w:rPr>
              <w:t>mackerel</w:t>
            </w:r>
          </w:p>
        </w:tc>
        <w:tc>
          <w:tcPr>
            <w:tcW w:w="4018" w:type="pct"/>
            <w:shd w:val="clear" w:color="auto" w:fill="auto"/>
          </w:tcPr>
          <w:p w14:paraId="66CC5F63" w14:textId="39CD7FB3" w:rsidR="0064794F" w:rsidRPr="00E77216" w:rsidRDefault="00486B65" w:rsidP="00BB3FE8">
            <w:pPr>
              <w:pStyle w:val="table"/>
              <w:rPr>
                <w:sz w:val="16"/>
              </w:rPr>
            </w:pPr>
            <w:r>
              <w:rPr>
                <w:sz w:val="16"/>
              </w:rPr>
              <w:t xml:space="preserve">1 otolith per 1 </w:t>
            </w:r>
            <w:r w:rsidR="00747B15">
              <w:rPr>
                <w:sz w:val="16"/>
              </w:rPr>
              <w:t xml:space="preserve">cm </w:t>
            </w:r>
            <w:r w:rsidR="0038096D">
              <w:rPr>
                <w:sz w:val="16"/>
              </w:rPr>
              <w:t>length class</w:t>
            </w:r>
            <w:r w:rsidR="0038096D" w:rsidRPr="00E77216" w:rsidDel="0004595F">
              <w:rPr>
                <w:sz w:val="16"/>
              </w:rPr>
              <w:t xml:space="preserve"> </w:t>
            </w:r>
          </w:p>
        </w:tc>
      </w:tr>
      <w:tr w:rsidR="0064794F" w:rsidRPr="00E77216" w14:paraId="2BACE9B8" w14:textId="77777777" w:rsidTr="00C03985">
        <w:tc>
          <w:tcPr>
            <w:tcW w:w="982" w:type="pct"/>
            <w:shd w:val="clear" w:color="auto" w:fill="auto"/>
          </w:tcPr>
          <w:p w14:paraId="0E3D476D" w14:textId="77777777" w:rsidR="0064794F" w:rsidRPr="00E77216" w:rsidRDefault="0064794F" w:rsidP="00C03985">
            <w:pPr>
              <w:pStyle w:val="table"/>
              <w:rPr>
                <w:sz w:val="16"/>
              </w:rPr>
            </w:pPr>
            <w:r w:rsidRPr="00E77216">
              <w:rPr>
                <w:sz w:val="16"/>
              </w:rPr>
              <w:t>cod</w:t>
            </w:r>
          </w:p>
        </w:tc>
        <w:tc>
          <w:tcPr>
            <w:tcW w:w="4018" w:type="pct"/>
            <w:shd w:val="clear" w:color="auto" w:fill="auto"/>
          </w:tcPr>
          <w:p w14:paraId="5FE9E96D" w14:textId="1BA8D9AF" w:rsidR="0064794F" w:rsidRPr="00E77216" w:rsidRDefault="0004595F" w:rsidP="003A67FF">
            <w:pPr>
              <w:pStyle w:val="table"/>
              <w:rPr>
                <w:sz w:val="16"/>
              </w:rPr>
            </w:pPr>
            <w:r>
              <w:rPr>
                <w:sz w:val="16"/>
              </w:rPr>
              <w:t>1 otolith pr 1</w:t>
            </w:r>
            <w:r w:rsidR="00486B65">
              <w:rPr>
                <w:sz w:val="16"/>
              </w:rPr>
              <w:t xml:space="preserve"> </w:t>
            </w:r>
            <w:r>
              <w:rPr>
                <w:sz w:val="16"/>
              </w:rPr>
              <w:t xml:space="preserve">cm length </w:t>
            </w:r>
            <w:r w:rsidR="003A67FF">
              <w:rPr>
                <w:sz w:val="16"/>
              </w:rPr>
              <w:t>class</w:t>
            </w:r>
          </w:p>
        </w:tc>
      </w:tr>
      <w:tr w:rsidR="0064794F" w:rsidRPr="00E77216" w14:paraId="377DDB60" w14:textId="77777777" w:rsidTr="00C03985">
        <w:tc>
          <w:tcPr>
            <w:tcW w:w="982" w:type="pct"/>
            <w:shd w:val="clear" w:color="auto" w:fill="auto"/>
          </w:tcPr>
          <w:p w14:paraId="238EF9A2" w14:textId="77777777" w:rsidR="0064794F" w:rsidRPr="00E77216" w:rsidRDefault="0064794F" w:rsidP="00C03985">
            <w:pPr>
              <w:pStyle w:val="table"/>
              <w:rPr>
                <w:sz w:val="16"/>
              </w:rPr>
            </w:pPr>
            <w:r w:rsidRPr="00E77216">
              <w:rPr>
                <w:sz w:val="16"/>
              </w:rPr>
              <w:t>haddock</w:t>
            </w:r>
          </w:p>
        </w:tc>
        <w:tc>
          <w:tcPr>
            <w:tcW w:w="4018" w:type="pct"/>
            <w:shd w:val="clear" w:color="auto" w:fill="auto"/>
          </w:tcPr>
          <w:p w14:paraId="3F0B81C3" w14:textId="37B3D861" w:rsidR="0064794F" w:rsidRPr="00E77216" w:rsidRDefault="003A67FF" w:rsidP="00BB3FE8">
            <w:pPr>
              <w:pStyle w:val="table"/>
              <w:rPr>
                <w:sz w:val="16"/>
              </w:rPr>
            </w:pPr>
            <w:r>
              <w:rPr>
                <w:szCs w:val="24"/>
                <w:lang w:val="en-US"/>
              </w:rPr>
              <w:t>2</w:t>
            </w:r>
            <w:r w:rsidRPr="00E625A9">
              <w:rPr>
                <w:szCs w:val="24"/>
                <w:lang w:val="en-US"/>
              </w:rPr>
              <w:t xml:space="preserve"> otolith</w:t>
            </w:r>
            <w:r>
              <w:rPr>
                <w:szCs w:val="24"/>
                <w:lang w:val="en-US"/>
              </w:rPr>
              <w:t>s</w:t>
            </w:r>
            <w:r w:rsidRPr="00E625A9">
              <w:rPr>
                <w:szCs w:val="24"/>
                <w:lang w:val="en-US"/>
              </w:rPr>
              <w:t xml:space="preserve"> per</w:t>
            </w:r>
            <w:r>
              <w:rPr>
                <w:szCs w:val="24"/>
                <w:lang w:val="en-US"/>
              </w:rPr>
              <w:t xml:space="preserve"> each </w:t>
            </w:r>
            <w:r w:rsidRPr="00E625A9">
              <w:rPr>
                <w:szCs w:val="24"/>
                <w:lang w:val="en-US"/>
              </w:rPr>
              <w:t xml:space="preserve">5 cm </w:t>
            </w:r>
            <w:r>
              <w:rPr>
                <w:szCs w:val="24"/>
                <w:lang w:val="en-US"/>
              </w:rPr>
              <w:t xml:space="preserve">length class </w:t>
            </w:r>
            <w:r w:rsidRPr="00E625A9">
              <w:rPr>
                <w:szCs w:val="24"/>
                <w:lang w:val="en-US"/>
              </w:rPr>
              <w:t xml:space="preserve">per haul for the length </w:t>
            </w:r>
            <w:r>
              <w:rPr>
                <w:szCs w:val="24"/>
                <w:lang w:val="en-US"/>
              </w:rPr>
              <w:t>ranges</w:t>
            </w:r>
            <w:r w:rsidRPr="00E625A9">
              <w:rPr>
                <w:szCs w:val="24"/>
                <w:lang w:val="en-US"/>
              </w:rPr>
              <w:t xml:space="preserve"> 11-15, 16-20, 21-25, 26-30 cm</w:t>
            </w:r>
            <w:r>
              <w:rPr>
                <w:szCs w:val="24"/>
                <w:lang w:val="en-US"/>
              </w:rPr>
              <w:t>,</w:t>
            </w:r>
            <w:r w:rsidRPr="00E625A9">
              <w:rPr>
                <w:szCs w:val="24"/>
                <w:lang w:val="en-US"/>
              </w:rPr>
              <w:t xml:space="preserve"> and</w:t>
            </w:r>
            <w:r>
              <w:rPr>
                <w:szCs w:val="24"/>
                <w:lang w:val="en-US"/>
              </w:rPr>
              <w:t xml:space="preserve"> to</w:t>
            </w:r>
            <w:r w:rsidRPr="00E625A9">
              <w:rPr>
                <w:szCs w:val="24"/>
                <w:lang w:val="en-US"/>
              </w:rPr>
              <w:t xml:space="preserve"> collect </w:t>
            </w:r>
            <w:r>
              <w:rPr>
                <w:szCs w:val="24"/>
                <w:lang w:val="en-US"/>
              </w:rPr>
              <w:t>2</w:t>
            </w:r>
            <w:r w:rsidRPr="00E625A9">
              <w:rPr>
                <w:szCs w:val="24"/>
                <w:lang w:val="en-US"/>
              </w:rPr>
              <w:t xml:space="preserve"> otolith</w:t>
            </w:r>
            <w:r>
              <w:rPr>
                <w:szCs w:val="24"/>
                <w:lang w:val="en-US"/>
              </w:rPr>
              <w:t>s</w:t>
            </w:r>
            <w:r w:rsidRPr="00E625A9">
              <w:rPr>
                <w:szCs w:val="24"/>
                <w:lang w:val="en-US"/>
              </w:rPr>
              <w:t xml:space="preserve"> per </w:t>
            </w:r>
            <w:r>
              <w:rPr>
                <w:szCs w:val="24"/>
                <w:lang w:val="en-US"/>
              </w:rPr>
              <w:t xml:space="preserve">each 1 </w:t>
            </w:r>
            <w:r w:rsidRPr="00E625A9">
              <w:rPr>
                <w:szCs w:val="24"/>
                <w:lang w:val="en-US"/>
              </w:rPr>
              <w:t xml:space="preserve">cm </w:t>
            </w:r>
            <w:r>
              <w:rPr>
                <w:szCs w:val="24"/>
                <w:lang w:val="en-US"/>
              </w:rPr>
              <w:t xml:space="preserve">length class </w:t>
            </w:r>
            <w:r w:rsidRPr="00E625A9">
              <w:rPr>
                <w:szCs w:val="24"/>
                <w:lang w:val="en-US"/>
              </w:rPr>
              <w:t>above 30 cm</w:t>
            </w:r>
          </w:p>
        </w:tc>
      </w:tr>
      <w:tr w:rsidR="0064794F" w:rsidRPr="00E77216" w14:paraId="0583F334" w14:textId="77777777" w:rsidTr="00C03985">
        <w:tc>
          <w:tcPr>
            <w:tcW w:w="982" w:type="pct"/>
            <w:shd w:val="clear" w:color="auto" w:fill="auto"/>
          </w:tcPr>
          <w:p w14:paraId="7255BAED" w14:textId="77777777" w:rsidR="0064794F" w:rsidRPr="00E77216" w:rsidRDefault="0064794F" w:rsidP="00C03985">
            <w:pPr>
              <w:pStyle w:val="table"/>
              <w:rPr>
                <w:sz w:val="16"/>
              </w:rPr>
            </w:pPr>
            <w:r w:rsidRPr="00E77216">
              <w:rPr>
                <w:sz w:val="16"/>
              </w:rPr>
              <w:t>whiting</w:t>
            </w:r>
          </w:p>
        </w:tc>
        <w:tc>
          <w:tcPr>
            <w:tcW w:w="4018" w:type="pct"/>
            <w:shd w:val="clear" w:color="auto" w:fill="auto"/>
          </w:tcPr>
          <w:p w14:paraId="5DF11A1F" w14:textId="0980D7DC" w:rsidR="0064794F" w:rsidRPr="00E77216" w:rsidRDefault="003A67FF" w:rsidP="002F79B8">
            <w:pPr>
              <w:pStyle w:val="table"/>
              <w:rPr>
                <w:sz w:val="16"/>
              </w:rPr>
            </w:pPr>
            <w:r>
              <w:rPr>
                <w:szCs w:val="24"/>
                <w:lang w:val="en-US"/>
              </w:rPr>
              <w:t>2</w:t>
            </w:r>
            <w:r w:rsidRPr="00E625A9">
              <w:rPr>
                <w:szCs w:val="24"/>
                <w:lang w:val="en-US"/>
              </w:rPr>
              <w:t xml:space="preserve"> otolith</w:t>
            </w:r>
            <w:r>
              <w:rPr>
                <w:szCs w:val="24"/>
                <w:lang w:val="en-US"/>
              </w:rPr>
              <w:t>s</w:t>
            </w:r>
            <w:r w:rsidRPr="00E625A9">
              <w:rPr>
                <w:szCs w:val="24"/>
                <w:lang w:val="en-US"/>
              </w:rPr>
              <w:t xml:space="preserve"> per</w:t>
            </w:r>
            <w:r>
              <w:rPr>
                <w:szCs w:val="24"/>
                <w:lang w:val="en-US"/>
              </w:rPr>
              <w:t xml:space="preserve"> each </w:t>
            </w:r>
            <w:r w:rsidRPr="00E625A9">
              <w:rPr>
                <w:szCs w:val="24"/>
                <w:lang w:val="en-US"/>
              </w:rPr>
              <w:t xml:space="preserve">5 cm </w:t>
            </w:r>
            <w:r>
              <w:rPr>
                <w:szCs w:val="24"/>
                <w:lang w:val="en-US"/>
              </w:rPr>
              <w:t xml:space="preserve">length class </w:t>
            </w:r>
            <w:r w:rsidRPr="00E625A9">
              <w:rPr>
                <w:szCs w:val="24"/>
                <w:lang w:val="en-US"/>
              </w:rPr>
              <w:t xml:space="preserve">per haul for the length </w:t>
            </w:r>
            <w:r>
              <w:rPr>
                <w:szCs w:val="24"/>
                <w:lang w:val="en-US"/>
              </w:rPr>
              <w:t>ranges</w:t>
            </w:r>
            <w:r w:rsidRPr="00E625A9">
              <w:rPr>
                <w:szCs w:val="24"/>
                <w:lang w:val="en-US"/>
              </w:rPr>
              <w:t xml:space="preserve"> 11-15, 16-20, 21-25, 26-30 cm</w:t>
            </w:r>
            <w:r>
              <w:rPr>
                <w:szCs w:val="24"/>
                <w:lang w:val="en-US"/>
              </w:rPr>
              <w:t>,</w:t>
            </w:r>
            <w:r w:rsidRPr="00E625A9">
              <w:rPr>
                <w:szCs w:val="24"/>
                <w:lang w:val="en-US"/>
              </w:rPr>
              <w:t xml:space="preserve"> and</w:t>
            </w:r>
            <w:r>
              <w:rPr>
                <w:szCs w:val="24"/>
                <w:lang w:val="en-US"/>
              </w:rPr>
              <w:t xml:space="preserve"> to</w:t>
            </w:r>
            <w:r w:rsidRPr="00E625A9">
              <w:rPr>
                <w:szCs w:val="24"/>
                <w:lang w:val="en-US"/>
              </w:rPr>
              <w:t xml:space="preserve"> collect </w:t>
            </w:r>
            <w:r>
              <w:rPr>
                <w:szCs w:val="24"/>
                <w:lang w:val="en-US"/>
              </w:rPr>
              <w:t>2</w:t>
            </w:r>
            <w:r w:rsidRPr="00E625A9">
              <w:rPr>
                <w:szCs w:val="24"/>
                <w:lang w:val="en-US"/>
              </w:rPr>
              <w:t xml:space="preserve"> otolith</w:t>
            </w:r>
            <w:r>
              <w:rPr>
                <w:szCs w:val="24"/>
                <w:lang w:val="en-US"/>
              </w:rPr>
              <w:t>s</w:t>
            </w:r>
            <w:r w:rsidRPr="00E625A9">
              <w:rPr>
                <w:szCs w:val="24"/>
                <w:lang w:val="en-US"/>
              </w:rPr>
              <w:t xml:space="preserve"> per </w:t>
            </w:r>
            <w:r>
              <w:rPr>
                <w:szCs w:val="24"/>
                <w:lang w:val="en-US"/>
              </w:rPr>
              <w:t xml:space="preserve">each 1 </w:t>
            </w:r>
            <w:r w:rsidRPr="00E625A9">
              <w:rPr>
                <w:szCs w:val="24"/>
                <w:lang w:val="en-US"/>
              </w:rPr>
              <w:t xml:space="preserve">cm </w:t>
            </w:r>
            <w:r>
              <w:rPr>
                <w:szCs w:val="24"/>
                <w:lang w:val="en-US"/>
              </w:rPr>
              <w:t xml:space="preserve">length class </w:t>
            </w:r>
            <w:r w:rsidRPr="00E625A9">
              <w:rPr>
                <w:szCs w:val="24"/>
                <w:lang w:val="en-US"/>
              </w:rPr>
              <w:t>above 30 cm</w:t>
            </w:r>
          </w:p>
        </w:tc>
      </w:tr>
      <w:tr w:rsidR="0064794F" w:rsidRPr="00E77216" w14:paraId="52E406C9" w14:textId="77777777" w:rsidTr="00C03985">
        <w:tc>
          <w:tcPr>
            <w:tcW w:w="982" w:type="pct"/>
            <w:shd w:val="clear" w:color="auto" w:fill="auto"/>
          </w:tcPr>
          <w:p w14:paraId="3215C07F" w14:textId="77777777" w:rsidR="0064794F" w:rsidRPr="00E77216" w:rsidRDefault="0064794F" w:rsidP="00C03985">
            <w:pPr>
              <w:pStyle w:val="table"/>
              <w:rPr>
                <w:sz w:val="16"/>
              </w:rPr>
            </w:pPr>
            <w:r w:rsidRPr="00E77216">
              <w:rPr>
                <w:sz w:val="16"/>
              </w:rPr>
              <w:t>Norway pout</w:t>
            </w:r>
          </w:p>
        </w:tc>
        <w:tc>
          <w:tcPr>
            <w:tcW w:w="4018" w:type="pct"/>
            <w:shd w:val="clear" w:color="auto" w:fill="auto"/>
          </w:tcPr>
          <w:p w14:paraId="0786A13B" w14:textId="2EE5C580" w:rsidR="0064794F" w:rsidRPr="00E77216" w:rsidRDefault="003A67FF" w:rsidP="00BB3FE8">
            <w:pPr>
              <w:pStyle w:val="table"/>
              <w:rPr>
                <w:sz w:val="16"/>
              </w:rPr>
            </w:pPr>
            <w:r>
              <w:rPr>
                <w:szCs w:val="24"/>
                <w:lang w:val="en-US"/>
              </w:rPr>
              <w:t>2</w:t>
            </w:r>
            <w:r w:rsidRPr="00E625A9">
              <w:rPr>
                <w:szCs w:val="24"/>
                <w:lang w:val="en-US"/>
              </w:rPr>
              <w:t xml:space="preserve"> otolith</w:t>
            </w:r>
            <w:r>
              <w:rPr>
                <w:szCs w:val="24"/>
                <w:lang w:val="en-US"/>
              </w:rPr>
              <w:t>s</w:t>
            </w:r>
            <w:r w:rsidRPr="00E625A9">
              <w:rPr>
                <w:szCs w:val="24"/>
                <w:lang w:val="en-US"/>
              </w:rPr>
              <w:t xml:space="preserve"> per</w:t>
            </w:r>
            <w:r>
              <w:rPr>
                <w:szCs w:val="24"/>
                <w:lang w:val="en-US"/>
              </w:rPr>
              <w:t xml:space="preserve"> each</w:t>
            </w:r>
            <w:r w:rsidRPr="00E625A9">
              <w:rPr>
                <w:szCs w:val="24"/>
                <w:lang w:val="en-US"/>
              </w:rPr>
              <w:t xml:space="preserve"> 5 cm</w:t>
            </w:r>
            <w:r>
              <w:rPr>
                <w:szCs w:val="24"/>
                <w:lang w:val="en-US"/>
              </w:rPr>
              <w:t xml:space="preserve"> length class per haul for the length ranges</w:t>
            </w:r>
            <w:r w:rsidRPr="00E625A9">
              <w:rPr>
                <w:szCs w:val="24"/>
                <w:lang w:val="en-US"/>
              </w:rPr>
              <w:t xml:space="preserve"> 5-10 and 11-15 cm, and 2 otoliths per cm </w:t>
            </w:r>
            <w:r>
              <w:rPr>
                <w:szCs w:val="24"/>
                <w:lang w:val="en-US"/>
              </w:rPr>
              <w:t xml:space="preserve">length class </w:t>
            </w:r>
            <w:r w:rsidRPr="00E625A9">
              <w:rPr>
                <w:szCs w:val="24"/>
                <w:lang w:val="en-US"/>
              </w:rPr>
              <w:t>above 15 cm</w:t>
            </w:r>
          </w:p>
        </w:tc>
      </w:tr>
      <w:tr w:rsidR="0064794F" w:rsidRPr="00E77216" w14:paraId="5A61B81C" w14:textId="77777777" w:rsidTr="00C03985">
        <w:tc>
          <w:tcPr>
            <w:tcW w:w="982" w:type="pct"/>
            <w:shd w:val="clear" w:color="auto" w:fill="auto"/>
          </w:tcPr>
          <w:p w14:paraId="10E52942" w14:textId="77777777" w:rsidR="0064794F" w:rsidRPr="00E77216" w:rsidRDefault="0064794F" w:rsidP="00C03985">
            <w:pPr>
              <w:pStyle w:val="table"/>
              <w:rPr>
                <w:sz w:val="16"/>
              </w:rPr>
            </w:pPr>
            <w:r w:rsidRPr="00E77216">
              <w:rPr>
                <w:sz w:val="16"/>
              </w:rPr>
              <w:t>saithe</w:t>
            </w:r>
          </w:p>
        </w:tc>
        <w:tc>
          <w:tcPr>
            <w:tcW w:w="4018" w:type="pct"/>
            <w:shd w:val="clear" w:color="auto" w:fill="auto"/>
          </w:tcPr>
          <w:p w14:paraId="426C9375" w14:textId="3FD68A47" w:rsidR="0064794F" w:rsidRPr="00E77216" w:rsidRDefault="0004595F" w:rsidP="003A67FF">
            <w:pPr>
              <w:pStyle w:val="table"/>
              <w:rPr>
                <w:sz w:val="16"/>
              </w:rPr>
            </w:pPr>
            <w:r>
              <w:rPr>
                <w:sz w:val="16"/>
              </w:rPr>
              <w:t xml:space="preserve">1 otolith pr 1cm length </w:t>
            </w:r>
            <w:r w:rsidR="003A67FF">
              <w:rPr>
                <w:sz w:val="16"/>
              </w:rPr>
              <w:t>class</w:t>
            </w:r>
          </w:p>
        </w:tc>
      </w:tr>
      <w:tr w:rsidR="0064794F" w:rsidRPr="00E77216" w14:paraId="1C5ADBC3" w14:textId="77777777" w:rsidTr="00C03985">
        <w:tc>
          <w:tcPr>
            <w:tcW w:w="982" w:type="pct"/>
            <w:shd w:val="clear" w:color="auto" w:fill="auto"/>
          </w:tcPr>
          <w:p w14:paraId="71E0E462" w14:textId="2483AA46" w:rsidR="0064794F" w:rsidRPr="00E77216" w:rsidRDefault="003C770D" w:rsidP="00C03985">
            <w:pPr>
              <w:pStyle w:val="table"/>
              <w:rPr>
                <w:sz w:val="16"/>
              </w:rPr>
            </w:pPr>
            <w:r>
              <w:rPr>
                <w:sz w:val="16"/>
              </w:rPr>
              <w:t>p</w:t>
            </w:r>
            <w:r w:rsidR="0064794F" w:rsidRPr="00E77216">
              <w:rPr>
                <w:sz w:val="16"/>
              </w:rPr>
              <w:t>laice</w:t>
            </w:r>
          </w:p>
        </w:tc>
        <w:tc>
          <w:tcPr>
            <w:tcW w:w="4018" w:type="pct"/>
            <w:shd w:val="clear" w:color="auto" w:fill="auto"/>
          </w:tcPr>
          <w:p w14:paraId="5BA6781D" w14:textId="6A280928" w:rsidR="0064794F" w:rsidRPr="00E77216" w:rsidRDefault="0004595F" w:rsidP="003A67FF">
            <w:pPr>
              <w:pStyle w:val="table"/>
              <w:rPr>
                <w:sz w:val="16"/>
              </w:rPr>
            </w:pPr>
            <w:r>
              <w:rPr>
                <w:sz w:val="16"/>
              </w:rPr>
              <w:t xml:space="preserve">1 otolith pr 1cm length </w:t>
            </w:r>
            <w:r w:rsidR="003A67FF">
              <w:rPr>
                <w:sz w:val="16"/>
              </w:rPr>
              <w:t>class</w:t>
            </w:r>
          </w:p>
        </w:tc>
      </w:tr>
    </w:tbl>
    <w:p w14:paraId="6DF648E1" w14:textId="77777777" w:rsidR="0064794F" w:rsidRPr="00E77216" w:rsidRDefault="0064794F" w:rsidP="005E6156">
      <w:r w:rsidRPr="00E77216">
        <w:t>Participants are encouraged to collect age samples from other commercially important species</w:t>
      </w:r>
      <w:r w:rsidR="006E164F" w:rsidRPr="00E77216">
        <w:t>,</w:t>
      </w:r>
      <w:r w:rsidRPr="00E77216">
        <w:t xml:space="preserve"> such as sole, lemon sole</w:t>
      </w:r>
      <w:r w:rsidR="002F79B8" w:rsidRPr="00E77216">
        <w:t>,</w:t>
      </w:r>
      <w:r w:rsidRPr="00E77216">
        <w:t xml:space="preserve"> and any other species deemed important to the EU Data Collection Framework (DCF) or specified by the IBTS working group.</w:t>
      </w:r>
    </w:p>
    <w:p w14:paraId="1C56DE85" w14:textId="23008963" w:rsidR="0064794F" w:rsidRPr="00E77216" w:rsidRDefault="0064794F" w:rsidP="005E6156">
      <w:r w:rsidRPr="00E77216">
        <w:rPr>
          <w:b/>
        </w:rPr>
        <w:t>Sex, maturity</w:t>
      </w:r>
      <w:r w:rsidR="00707F85">
        <w:rPr>
          <w:b/>
        </w:rPr>
        <w:t xml:space="preserve"> (Q1 only)</w:t>
      </w:r>
      <w:r w:rsidR="002F79B8" w:rsidRPr="00E77216">
        <w:rPr>
          <w:b/>
        </w:rPr>
        <w:t>,</w:t>
      </w:r>
      <w:r w:rsidRPr="00E77216">
        <w:rPr>
          <w:b/>
        </w:rPr>
        <w:t xml:space="preserve"> and weight </w:t>
      </w:r>
      <w:r w:rsidRPr="00E77216">
        <w:t xml:space="preserve">data </w:t>
      </w:r>
      <w:r w:rsidR="0039207F" w:rsidRPr="00E77216">
        <w:t xml:space="preserve">are to </w:t>
      </w:r>
      <w:r w:rsidRPr="00E77216">
        <w:t>be reported for all target species for which age data are collected</w:t>
      </w:r>
      <w:r w:rsidR="0039207F" w:rsidRPr="00E77216">
        <w:t>, especially for surveys that take place during the spawning period of that species</w:t>
      </w:r>
      <w:r w:rsidRPr="00E77216">
        <w:t xml:space="preserve">. </w:t>
      </w:r>
      <w:r w:rsidR="00E918A5">
        <w:t>Roundfish m</w:t>
      </w:r>
      <w:r w:rsidRPr="00E77216">
        <w:t xml:space="preserve">aturity stages should be reported according to the maturity scales given in Annex </w:t>
      </w:r>
      <w:r w:rsidR="007A00B0">
        <w:t>12</w:t>
      </w:r>
      <w:r w:rsidR="002F79B8" w:rsidRPr="00E77216">
        <w:t>.</w:t>
      </w:r>
      <w:r w:rsidRPr="00E77216">
        <w:t xml:space="preserve"> </w:t>
      </w:r>
      <w:r w:rsidR="002F79B8" w:rsidRPr="00E77216">
        <w:t>F</w:t>
      </w:r>
      <w:r w:rsidRPr="00E77216">
        <w:t>or flatfish species</w:t>
      </w:r>
      <w:r w:rsidR="002F79B8" w:rsidRPr="00E77216">
        <w:t xml:space="preserve">, refer to </w:t>
      </w:r>
      <w:r w:rsidR="00E918A5">
        <w:t>ICES (2012b)</w:t>
      </w:r>
      <w:r w:rsidRPr="00E77216">
        <w:t xml:space="preserve">. </w:t>
      </w:r>
      <w:r w:rsidR="007A00B0">
        <w:t>Annex 13 details maturity stages for skates and rays.</w:t>
      </w:r>
    </w:p>
    <w:p w14:paraId="4BA354AE" w14:textId="77777777" w:rsidR="0064794F" w:rsidRPr="00E77216" w:rsidRDefault="0064794F" w:rsidP="005E6156">
      <w:pPr>
        <w:pStyle w:val="Heading2"/>
        <w:pageBreakBefore/>
      </w:pPr>
      <w:bookmarkStart w:id="91" w:name="_Toc362437512"/>
      <w:bookmarkStart w:id="92" w:name="_Toc420936006"/>
      <w:r w:rsidRPr="00E77216">
        <w:lastRenderedPageBreak/>
        <w:t>Measurement types for invertebrates</w:t>
      </w:r>
      <w:bookmarkEnd w:id="91"/>
      <w:bookmarkEnd w:id="92"/>
    </w:p>
    <w:p w14:paraId="53F4722C" w14:textId="77777777" w:rsidR="0064794F" w:rsidRPr="00E77216" w:rsidRDefault="0064794F" w:rsidP="0064794F">
      <w:pPr>
        <w:pStyle w:val="IllustrationCaption"/>
      </w:pPr>
    </w:p>
    <w:p w14:paraId="63CCEF74" w14:textId="77777777" w:rsidR="0064794F" w:rsidRPr="00E77216" w:rsidRDefault="00CB4D13" w:rsidP="0064794F">
      <w:pPr>
        <w:pStyle w:val="IllustrationCaption"/>
      </w:pPr>
      <w:r>
        <w:rPr>
          <w:noProof/>
          <w:lang w:eastAsia="da-DK"/>
        </w:rPr>
        <w:object w:dxaOrig="1440" w:dyaOrig="1440" w14:anchorId="6C82A348">
          <v:group id="_x0000_s1045" style="position:absolute;left:0;text-align:left;margin-left:-22.5pt;margin-top:5.4pt;width:420.35pt;height:230.4pt;z-index:251661312" coordorigin="1587,7433" coordsize="8407,4608">
            <v:shape id="_x0000_s1046" type="#_x0000_t75" style="position:absolute;left:1587;top:7726;width:5328;height:4139;visibility:visible;mso-wrap-edited:f">
              <v:imagedata r:id="rId32" o:title=""/>
            </v:shape>
            <v:line id="_x0000_s1047" style="position:absolute;flip:y" from="3171,7433" to="3171,9737" strokecolor="red" strokeweight="1.75pt">
              <v:stroke dashstyle="dash"/>
            </v:line>
            <v:line id="_x0000_s1048" style="position:absolute;flip:y" from="6339,7433" to="6339,9737" strokecolor="red" strokeweight="1.75pt">
              <v:stroke dashstyle="dash"/>
            </v:line>
            <v:line id="_x0000_s1049" style="position:absolute" from="3171,7577" to="6339,7577" strokeweight="1pt">
              <v:stroke startarrow="classic" startarrowwidth="narrow" startarrowlength="long" endarrow="classic" endarrowwidth="narrow" endarrowlength="long"/>
            </v:line>
            <v:shapetype id="_x0000_t202" coordsize="21600,21600" o:spt="202" path="m,l,21600r21600,l21600,xe">
              <v:stroke joinstyle="miter"/>
              <v:path gradientshapeok="t" o:connecttype="rect"/>
            </v:shapetype>
            <v:shape id="_x0000_s1050" type="#_x0000_t202" style="position:absolute;left:3891;top:7433;width:1584;height:288" stroked="f">
              <v:textbox style="mso-next-textbox:#_x0000_s1050" inset=".5mm,.3mm,.5mm,.3mm">
                <w:txbxContent>
                  <w:p w14:paraId="6F23F8A4" w14:textId="77777777" w:rsidR="00C555B1" w:rsidRPr="0044720B" w:rsidRDefault="00C555B1" w:rsidP="005E6156">
                    <w:pPr>
                      <w:pStyle w:val="Illustration1"/>
                    </w:pPr>
                    <w:r w:rsidRPr="0044720B">
                      <w:t>Carapace width</w:t>
                    </w:r>
                  </w:p>
                </w:txbxContent>
              </v:textbox>
            </v:shape>
            <v:shape id="_x0000_s1051" type="#_x0000_t75" style="position:absolute;left:7640;top:7596;width:2354;height:4157">
              <v:imagedata r:id="rId33" o:title=""/>
            </v:shape>
            <v:shape id="_x0000_s1052" type="#_x0000_t202" style="position:absolute;left:7928;top:8909;width:1579;height:432" stroked="f">
              <v:textbox style="mso-next-textbox:#_x0000_s1052" inset=",.3mm,,.3mm">
                <w:txbxContent>
                  <w:p w14:paraId="63861A29" w14:textId="77777777" w:rsidR="00C555B1" w:rsidRPr="009E2EE8" w:rsidRDefault="00C555B1" w:rsidP="005E6156">
                    <w:pPr>
                      <w:pStyle w:val="Illustration1"/>
                      <w:spacing w:before="120" w:after="120"/>
                    </w:pPr>
                    <w:r w:rsidRPr="009E2EE8">
                      <w:t>Female</w:t>
                    </w:r>
                  </w:p>
                </w:txbxContent>
              </v:textbox>
            </v:shape>
            <v:shape id="_x0000_s1053" type="#_x0000_t202" style="position:absolute;left:7923;top:11609;width:1584;height:432" stroked="f">
              <v:textbox style="mso-next-textbox:#_x0000_s1053" inset=",.3mm,,.3mm">
                <w:txbxContent>
                  <w:p w14:paraId="4F734021" w14:textId="77777777" w:rsidR="00C555B1" w:rsidRPr="009E2EE8" w:rsidRDefault="00C555B1" w:rsidP="005E6156">
                    <w:pPr>
                      <w:pStyle w:val="Illustration1"/>
                    </w:pPr>
                    <w:r w:rsidRPr="009E2EE8">
                      <w:t>Male</w:t>
                    </w:r>
                  </w:p>
                </w:txbxContent>
              </v:textbox>
            </v:shape>
            <w10:wrap type="topAndBottom"/>
          </v:group>
          <o:OLEObject Type="Embed" ProgID="Word.Picture.8" ShapeID="_x0000_s1046" DrawAspect="Content" ObjectID="_1584770658" r:id="rId34"/>
          <o:OLEObject Type="Embed" ProgID="CorelPhotoHouse.Document" ShapeID="_x0000_s1051" DrawAspect="Content" ObjectID="_1584770659" r:id="rId35"/>
        </w:object>
      </w:r>
    </w:p>
    <w:p w14:paraId="480B1D71" w14:textId="77777777" w:rsidR="005C648C" w:rsidRPr="00E77216" w:rsidRDefault="005C648C" w:rsidP="005C648C"/>
    <w:p w14:paraId="6D754BE5" w14:textId="77777777" w:rsidR="0064794F" w:rsidRPr="00E77216" w:rsidRDefault="00CB4D13" w:rsidP="005C648C">
      <w:pPr>
        <w:pStyle w:val="IllustrationCaption"/>
      </w:pPr>
      <w:r>
        <w:rPr>
          <w:noProof/>
          <w:lang w:eastAsia="da-DK"/>
        </w:rPr>
        <w:object w:dxaOrig="1440" w:dyaOrig="1440" w14:anchorId="6ABEEC27">
          <v:group id="_x0000_s1054" style="position:absolute;left:0;text-align:left;margin-left:-10.35pt;margin-top:38.45pt;width:417.2pt;height:212.7pt;z-index:251662336" coordorigin="1728,1728" coordsize="8344,4254">
            <v:shape id="_x0000_s1055" type="#_x0000_t75" style="position:absolute;left:1728;top:1728;width:4896;height:4254;visibility:visible;mso-wrap-edited:f">
              <v:imagedata r:id="rId36" o:title=""/>
            </v:shape>
            <v:group id="_x0000_s1056" style="position:absolute;left:4755;top:2004;width:5317;height:3926" coordorigin="4755,12912" coordsize="5317,3926">
              <v:shape id="_x0000_s1057" type="#_x0000_t75" style="position:absolute;left:7923;top:12912;width:2149;height:3600">
                <v:imagedata r:id="rId37" o:title=""/>
              </v:shape>
              <v:shape id="_x0000_s1058" type="#_x0000_t202" style="position:absolute;left:8355;top:14390;width:1296;height:432" filled="f" stroked="f">
                <v:textbox style="mso-next-textbox:#_x0000_s1058" inset=",.3mm,,.3mm">
                  <w:txbxContent>
                    <w:p w14:paraId="0FEEB79A" w14:textId="77777777" w:rsidR="00C555B1" w:rsidRPr="009E2EE8" w:rsidRDefault="00C555B1" w:rsidP="0064794F">
                      <w:pPr>
                        <w:jc w:val="center"/>
                        <w:rPr>
                          <w:sz w:val="16"/>
                          <w:szCs w:val="16"/>
                          <w:u w:val="single"/>
                        </w:rPr>
                      </w:pPr>
                      <w:r w:rsidRPr="009E2EE8">
                        <w:rPr>
                          <w:sz w:val="16"/>
                          <w:szCs w:val="16"/>
                          <w:u w:val="single"/>
                        </w:rPr>
                        <w:t>Female</w:t>
                      </w:r>
                    </w:p>
                  </w:txbxContent>
                </v:textbox>
              </v:shape>
              <v:shape id="_x0000_s1059" type="#_x0000_t202" style="position:absolute;left:8355;top:16406;width:1296;height:432" filled="f" stroked="f">
                <v:textbox style="mso-next-textbox:#_x0000_s1059" inset=",.3mm,,.3mm">
                  <w:txbxContent>
                    <w:p w14:paraId="12457758" w14:textId="77777777" w:rsidR="00C555B1" w:rsidRPr="009E2EE8" w:rsidRDefault="00C555B1" w:rsidP="0064794F">
                      <w:pPr>
                        <w:jc w:val="center"/>
                        <w:rPr>
                          <w:sz w:val="16"/>
                          <w:szCs w:val="16"/>
                          <w:u w:val="single"/>
                        </w:rPr>
                      </w:pPr>
                      <w:r w:rsidRPr="009E2EE8">
                        <w:rPr>
                          <w:sz w:val="16"/>
                          <w:szCs w:val="16"/>
                          <w:u w:val="single"/>
                        </w:rPr>
                        <w:t>Male</w:t>
                      </w:r>
                    </w:p>
                  </w:txbxContent>
                </v:textbox>
              </v:shape>
              <v:line id="_x0000_s1060" style="position:absolute" from="4755,15830" to="7059,15830" strokecolor="red" strokeweight="1.75pt">
                <v:stroke dashstyle="dash"/>
              </v:line>
              <v:line id="_x0000_s1061" style="position:absolute" from="4758,13851" to="7062,13851" strokecolor="red" strokeweight="1.75pt">
                <v:stroke dashstyle="dash"/>
              </v:line>
              <v:line id="_x0000_s1062" style="position:absolute;flip:x y" from="6771,13814" to="6771,15830" strokeweight="1pt">
                <v:stroke startarrow="classic" startarrowwidth="narrow" startarrowlength="long" endarrow="classic" endarrowwidth="narrow" endarrowlength="long"/>
              </v:line>
              <v:shape id="_x0000_s1063" type="#_x0000_t202" style="position:absolute;left:6195;top:14534;width:1296;height:720" stroked="f">
                <v:textbox style="mso-next-textbox:#_x0000_s1063" inset=",.3mm,,.3mm">
                  <w:txbxContent>
                    <w:p w14:paraId="382F0F79" w14:textId="77777777" w:rsidR="00C555B1" w:rsidRPr="009E2EE8" w:rsidRDefault="00C555B1" w:rsidP="0064794F">
                      <w:pPr>
                        <w:spacing w:before="0" w:after="0"/>
                        <w:jc w:val="center"/>
                        <w:rPr>
                          <w:sz w:val="16"/>
                          <w:szCs w:val="16"/>
                        </w:rPr>
                      </w:pPr>
                      <w:r w:rsidRPr="009E2EE8">
                        <w:rPr>
                          <w:sz w:val="16"/>
                          <w:szCs w:val="16"/>
                        </w:rPr>
                        <w:t>Carapace length</w:t>
                      </w:r>
                    </w:p>
                  </w:txbxContent>
                </v:textbox>
              </v:shape>
              <v:line id="_x0000_s1064" style="position:absolute" from="4899,13382" to="4899,16262" strokecolor="red">
                <v:stroke dashstyle="dash"/>
              </v:line>
            </v:group>
            <w10:wrap type="topAndBottom"/>
          </v:group>
          <o:OLEObject Type="Embed" ProgID="Word.Picture.8" ShapeID="_x0000_s1055" DrawAspect="Content" ObjectID="_1584770660" r:id="rId38"/>
          <o:OLEObject Type="Embed" ProgID="CorelPhotoHouse.Document" ShapeID="_x0000_s1057" DrawAspect="Content" ObjectID="_1584770661" r:id="rId39"/>
        </w:object>
      </w:r>
      <w:r w:rsidR="0064794F" w:rsidRPr="00E77216">
        <w:t xml:space="preserve">Figure 3.2. Measurement and sexing of </w:t>
      </w:r>
      <w:r w:rsidR="0064794F" w:rsidRPr="00E77216">
        <w:rPr>
          <w:i/>
        </w:rPr>
        <w:t xml:space="preserve">Cancer pagurus. </w:t>
      </w:r>
      <w:bookmarkStart w:id="93" w:name="OLE_LINK1"/>
      <w:bookmarkStart w:id="94" w:name="OLE_LINK2"/>
      <w:r w:rsidR="0064794F" w:rsidRPr="00E77216">
        <w:t>Size to be measured to the lower mm.</w:t>
      </w:r>
      <w:bookmarkEnd w:id="93"/>
      <w:bookmarkEnd w:id="94"/>
    </w:p>
    <w:p w14:paraId="47ED73D9" w14:textId="77777777" w:rsidR="005C648C" w:rsidRPr="00E77216" w:rsidRDefault="005C648C" w:rsidP="005C648C">
      <w:pPr>
        <w:pStyle w:val="IllustrationCaption"/>
      </w:pPr>
    </w:p>
    <w:p w14:paraId="7B8215C8" w14:textId="77777777" w:rsidR="0064794F" w:rsidRPr="00E77216" w:rsidRDefault="0064794F" w:rsidP="0064794F"/>
    <w:p w14:paraId="5B92D441" w14:textId="77777777" w:rsidR="00E918A5" w:rsidRDefault="0064794F" w:rsidP="0064794F">
      <w:pPr>
        <w:pStyle w:val="IllustrationCaption"/>
      </w:pPr>
      <w:r w:rsidRPr="00E77216">
        <w:t xml:space="preserve">Figure 3.3. Measurement and sexing of </w:t>
      </w:r>
      <w:r w:rsidRPr="00E77216">
        <w:rPr>
          <w:i/>
          <w:color w:val="000000"/>
        </w:rPr>
        <w:t xml:space="preserve">Maia squinado. </w:t>
      </w:r>
      <w:r w:rsidRPr="00E77216">
        <w:t xml:space="preserve">Size to be measured to the lower mm. </w:t>
      </w:r>
    </w:p>
    <w:p w14:paraId="5849309B" w14:textId="5FFE3727" w:rsidR="00E918A5" w:rsidRDefault="00E918A5" w:rsidP="0064794F">
      <w:pPr>
        <w:pStyle w:val="IllustrationCaption"/>
      </w:pPr>
    </w:p>
    <w:p w14:paraId="7B93BB1A" w14:textId="0BF55CDA" w:rsidR="000676E8" w:rsidRPr="000676E8" w:rsidRDefault="000676E8" w:rsidP="000676E8">
      <w:r>
        <w:rPr>
          <w:noProof/>
          <w:lang w:val="fr-FR" w:eastAsia="fr-FR"/>
        </w:rPr>
        <w:lastRenderedPageBreak/>
        <w:drawing>
          <wp:inline distT="0" distB="0" distL="0" distR="0" wp14:anchorId="5EF7D9F4" wp14:editId="6ED79864">
            <wp:extent cx="4821555" cy="258762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thodes maja.JPG"/>
                    <pic:cNvPicPr/>
                  </pic:nvPicPr>
                  <pic:blipFill>
                    <a:blip r:embed="rId40">
                      <a:extLst>
                        <a:ext uri="{28A0092B-C50C-407E-A947-70E740481C1C}">
                          <a14:useLocalDpi xmlns:a14="http://schemas.microsoft.com/office/drawing/2010/main" val="0"/>
                        </a:ext>
                      </a:extLst>
                    </a:blip>
                    <a:stretch>
                      <a:fillRect/>
                    </a:stretch>
                  </pic:blipFill>
                  <pic:spPr>
                    <a:xfrm>
                      <a:off x="0" y="0"/>
                      <a:ext cx="4821555" cy="2587625"/>
                    </a:xfrm>
                    <a:prstGeom prst="rect">
                      <a:avLst/>
                    </a:prstGeom>
                  </pic:spPr>
                </pic:pic>
              </a:graphicData>
            </a:graphic>
          </wp:inline>
        </w:drawing>
      </w:r>
    </w:p>
    <w:p w14:paraId="488AA493" w14:textId="416AAD98" w:rsidR="0064794F" w:rsidRPr="00E77216" w:rsidRDefault="00E918A5" w:rsidP="0064794F">
      <w:pPr>
        <w:pStyle w:val="IllustrationCaption"/>
      </w:pPr>
      <w:r>
        <w:t xml:space="preserve">Figure 3.4. Measurement and sexing of </w:t>
      </w:r>
      <w:r w:rsidR="0064794F" w:rsidRPr="00E77216">
        <w:rPr>
          <w:i/>
        </w:rPr>
        <w:t>Lithodes maja</w:t>
      </w:r>
      <w:r w:rsidR="0064794F" w:rsidRPr="00E77216">
        <w:t>.</w:t>
      </w:r>
      <w:r>
        <w:t xml:space="preserve"> Size to be measured to the lower mm.</w:t>
      </w:r>
    </w:p>
    <w:p w14:paraId="09D86C41" w14:textId="349287D8" w:rsidR="0064794F" w:rsidRPr="00E77216" w:rsidRDefault="006B1CD5" w:rsidP="0064794F">
      <w:pPr>
        <w:pStyle w:val="IllustrationCaption"/>
      </w:pPr>
      <w:r>
        <w:rPr>
          <w:noProof/>
          <w:lang w:val="fr-FR" w:eastAsia="fr-FR"/>
        </w:rPr>
        <mc:AlternateContent>
          <mc:Choice Requires="wpg">
            <w:drawing>
              <wp:anchor distT="0" distB="0" distL="114300" distR="114300" simplePos="0" relativeHeight="251659264" behindDoc="0" locked="0" layoutInCell="1" allowOverlap="1" wp14:anchorId="39767CB2" wp14:editId="1E4286FF">
                <wp:simplePos x="0" y="0"/>
                <wp:positionH relativeFrom="column">
                  <wp:posOffset>46355</wp:posOffset>
                </wp:positionH>
                <wp:positionV relativeFrom="paragraph">
                  <wp:posOffset>108585</wp:posOffset>
                </wp:positionV>
                <wp:extent cx="5029200" cy="4229100"/>
                <wp:effectExtent l="0" t="3810" r="1270" b="0"/>
                <wp:wrapTopAndBottom/>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4229100"/>
                          <a:chOff x="1619" y="9072"/>
                          <a:chExt cx="8577" cy="6902"/>
                        </a:xfrm>
                      </wpg:grpSpPr>
                      <pic:pic xmlns:pic="http://schemas.openxmlformats.org/drawingml/2006/picture">
                        <pic:nvPicPr>
                          <pic:cNvPr id="16" name="Picture 3"/>
                          <pic:cNvPicPr preferRelativeResize="0">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619" y="9072"/>
                            <a:ext cx="5383" cy="6902"/>
                          </a:xfrm>
                          <a:prstGeom prst="rect">
                            <a:avLst/>
                          </a:prstGeom>
                          <a:noFill/>
                          <a:extLst>
                            <a:ext uri="{909E8E84-426E-40DD-AFC4-6F175D3DCCD1}">
                              <a14:hiddenFill xmlns:a14="http://schemas.microsoft.com/office/drawing/2010/main">
                                <a:solidFill>
                                  <a:srgbClr val="FFFFFF"/>
                                </a:solidFill>
                              </a14:hiddenFill>
                            </a:ext>
                          </a:extLst>
                        </pic:spPr>
                      </pic:pic>
                      <wps:wsp>
                        <wps:cNvPr id="18" name="Freeform 4"/>
                        <wps:cNvSpPr>
                          <a:spLocks/>
                        </wps:cNvSpPr>
                        <wps:spPr bwMode="auto">
                          <a:xfrm>
                            <a:off x="4463" y="12634"/>
                            <a:ext cx="2016" cy="205"/>
                          </a:xfrm>
                          <a:custGeom>
                            <a:avLst/>
                            <a:gdLst>
                              <a:gd name="T0" fmla="*/ 0 w 2190"/>
                              <a:gd name="T1" fmla="*/ 0 h 1"/>
                              <a:gd name="T2" fmla="*/ 2190 w 2190"/>
                              <a:gd name="T3" fmla="*/ 0 h 1"/>
                            </a:gdLst>
                            <a:ahLst/>
                            <a:cxnLst>
                              <a:cxn ang="0">
                                <a:pos x="T0" y="T1"/>
                              </a:cxn>
                              <a:cxn ang="0">
                                <a:pos x="T2" y="T3"/>
                              </a:cxn>
                            </a:cxnLst>
                            <a:rect l="0" t="0" r="r" b="b"/>
                            <a:pathLst>
                              <a:path w="2190" h="1">
                                <a:moveTo>
                                  <a:pt x="0" y="0"/>
                                </a:moveTo>
                                <a:lnTo>
                                  <a:pt x="2190" y="0"/>
                                </a:lnTo>
                              </a:path>
                            </a:pathLst>
                          </a:custGeom>
                          <a:noFill/>
                          <a:ln w="19050">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5"/>
                        <wps:cNvSpPr>
                          <a:spLocks/>
                        </wps:cNvSpPr>
                        <wps:spPr bwMode="auto">
                          <a:xfrm flipV="1">
                            <a:off x="4467" y="13598"/>
                            <a:ext cx="2160" cy="144"/>
                          </a:xfrm>
                          <a:custGeom>
                            <a:avLst/>
                            <a:gdLst>
                              <a:gd name="T0" fmla="*/ 0 w 2115"/>
                              <a:gd name="T1" fmla="*/ 0 h 1"/>
                              <a:gd name="T2" fmla="*/ 2115 w 2115"/>
                              <a:gd name="T3" fmla="*/ 0 h 1"/>
                            </a:gdLst>
                            <a:ahLst/>
                            <a:cxnLst>
                              <a:cxn ang="0">
                                <a:pos x="T0" y="T1"/>
                              </a:cxn>
                              <a:cxn ang="0">
                                <a:pos x="T2" y="T3"/>
                              </a:cxn>
                            </a:cxnLst>
                            <a:rect l="0" t="0" r="r" b="b"/>
                            <a:pathLst>
                              <a:path w="2115" h="1">
                                <a:moveTo>
                                  <a:pt x="0" y="0"/>
                                </a:moveTo>
                                <a:lnTo>
                                  <a:pt x="2115" y="0"/>
                                </a:lnTo>
                              </a:path>
                            </a:pathLst>
                          </a:custGeom>
                          <a:noFill/>
                          <a:ln w="19050">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Line 6"/>
                        <wps:cNvCnPr>
                          <a:cxnSpLocks noChangeShapeType="1"/>
                        </wps:cNvCnPr>
                        <wps:spPr bwMode="auto">
                          <a:xfrm>
                            <a:off x="6339" y="12528"/>
                            <a:ext cx="0" cy="1238"/>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21" name="Text Box 7"/>
                        <wps:cNvSpPr txBox="1">
                          <a:spLocks noChangeArrowheads="1"/>
                        </wps:cNvSpPr>
                        <wps:spPr bwMode="auto">
                          <a:xfrm>
                            <a:off x="5619" y="13284"/>
                            <a:ext cx="1872"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97784D" w14:textId="77777777" w:rsidR="00C555B1" w:rsidRDefault="00C555B1" w:rsidP="0064794F">
                              <w:pPr>
                                <w:pStyle w:val="Illustration1"/>
                                <w:spacing w:before="0" w:after="0"/>
                                <w:rPr>
                                  <w:sz w:val="24"/>
                                </w:rPr>
                              </w:pPr>
                              <w:r w:rsidRPr="009E2EE8">
                                <w:t>Carapace length</w:t>
                              </w:r>
                            </w:p>
                          </w:txbxContent>
                        </wps:txbx>
                        <wps:bodyPr rot="0" vert="horz" wrap="square" lIns="18000" tIns="10800" rIns="180000" bIns="10800" anchor="t" anchorCtr="0" upright="1">
                          <a:noAutofit/>
                        </wps:bodyPr>
                      </wps:wsp>
                      <wps:wsp>
                        <wps:cNvPr id="22" name="Text Box 8"/>
                        <wps:cNvSpPr txBox="1">
                          <a:spLocks noChangeArrowheads="1"/>
                        </wps:cNvSpPr>
                        <wps:spPr bwMode="auto">
                          <a:xfrm>
                            <a:off x="3891" y="9936"/>
                            <a:ext cx="1152"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C1673" w14:textId="77777777" w:rsidR="00C555B1" w:rsidRPr="009E2EE8" w:rsidRDefault="00C555B1" w:rsidP="0064794F">
                              <w:pPr>
                                <w:pStyle w:val="Illustration1"/>
                              </w:pPr>
                              <w:r w:rsidRPr="009E2EE8">
                                <w:t>Centre line</w:t>
                              </w:r>
                            </w:p>
                          </w:txbxContent>
                        </wps:txbx>
                        <wps:bodyPr rot="0" vert="horz" wrap="square" lIns="91440" tIns="10800" rIns="91440" bIns="10800" anchor="t" anchorCtr="0" upright="1">
                          <a:noAutofit/>
                        </wps:bodyPr>
                      </wps:wsp>
                      <pic:pic xmlns:pic="http://schemas.openxmlformats.org/drawingml/2006/picture">
                        <pic:nvPicPr>
                          <pic:cNvPr id="23"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8211" y="10548"/>
                            <a:ext cx="1985" cy="4608"/>
                          </a:xfrm>
                          <a:prstGeom prst="rect">
                            <a:avLst/>
                          </a:prstGeom>
                          <a:noFill/>
                          <a:extLst>
                            <a:ext uri="{909E8E84-426E-40DD-AFC4-6F175D3DCCD1}">
                              <a14:hiddenFill xmlns:a14="http://schemas.microsoft.com/office/drawing/2010/main">
                                <a:solidFill>
                                  <a:srgbClr val="FFFFFF"/>
                                </a:solidFill>
                              </a14:hiddenFill>
                            </a:ext>
                          </a:extLst>
                        </pic:spPr>
                      </pic:pic>
                      <wps:wsp>
                        <wps:cNvPr id="24" name="Text Box 10"/>
                        <wps:cNvSpPr txBox="1">
                          <a:spLocks noChangeArrowheads="1"/>
                        </wps:cNvSpPr>
                        <wps:spPr bwMode="auto">
                          <a:xfrm>
                            <a:off x="8643" y="12564"/>
                            <a:ext cx="129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8C698" w14:textId="77777777" w:rsidR="00C555B1" w:rsidRPr="00DB3142" w:rsidRDefault="00C555B1" w:rsidP="0064794F">
                              <w:pPr>
                                <w:pStyle w:val="Illustration1"/>
                                <w:spacing w:before="0" w:after="0"/>
                                <w:rPr>
                                  <w:u w:val="single"/>
                                </w:rPr>
                              </w:pPr>
                              <w:r w:rsidRPr="00DB3142">
                                <w:rPr>
                                  <w:u w:val="single"/>
                                </w:rPr>
                                <w:t>Female</w:t>
                              </w:r>
                            </w:p>
                          </w:txbxContent>
                        </wps:txbx>
                        <wps:bodyPr rot="0" vert="horz" wrap="square" lIns="18000" tIns="10800" rIns="18000" bIns="10800" anchor="t" anchorCtr="0" upright="1">
                          <a:noAutofit/>
                        </wps:bodyPr>
                      </wps:wsp>
                      <wps:wsp>
                        <wps:cNvPr id="25" name="Text Box 11"/>
                        <wps:cNvSpPr txBox="1">
                          <a:spLocks noChangeArrowheads="1"/>
                        </wps:cNvSpPr>
                        <wps:spPr bwMode="auto">
                          <a:xfrm>
                            <a:off x="8643" y="15012"/>
                            <a:ext cx="129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BE90E" w14:textId="77777777" w:rsidR="00C555B1" w:rsidRPr="00DB3142" w:rsidRDefault="00C555B1" w:rsidP="0064794F">
                              <w:pPr>
                                <w:pStyle w:val="Illustration1"/>
                                <w:spacing w:before="0" w:after="0"/>
                                <w:rPr>
                                  <w:u w:val="single"/>
                                </w:rPr>
                              </w:pPr>
                              <w:r w:rsidRPr="00DB3142">
                                <w:rPr>
                                  <w:u w:val="single"/>
                                </w:rPr>
                                <w:t>Male</w:t>
                              </w:r>
                            </w:p>
                          </w:txbxContent>
                        </wps:txbx>
                        <wps:bodyPr rot="0" vert="horz" wrap="square" lIns="18000" tIns="10800" rIns="18000" bIns="10800" anchor="t" anchorCtr="0" upright="1">
                          <a:noAutofit/>
                        </wps:bodyPr>
                      </wps:wsp>
                      <wps:wsp>
                        <wps:cNvPr id="26" name="Line 12"/>
                        <wps:cNvCnPr>
                          <a:cxnSpLocks noChangeShapeType="1"/>
                        </wps:cNvCnPr>
                        <wps:spPr bwMode="auto">
                          <a:xfrm>
                            <a:off x="4467" y="10224"/>
                            <a:ext cx="0" cy="5184"/>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767CB2" id="Group 2" o:spid="_x0000_s1026" style="position:absolute;left:0;text-align:left;margin-left:3.65pt;margin-top:8.55pt;width:396pt;height:333pt;z-index:251659264" coordorigin="1619,9072" coordsize="8577,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">
                <v:shape id="Picture 3" o:spid="_x0000_s1027" type="#_x0000_t75" style="position:absolute;left:1619;top:9072;width:5383;height:69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">
                  <v:imagedata r:id="rId43" o:title=""/>
                </v:shape>
                <v:shape id="Freeform 4" o:spid="_x0000_s1028" style="position:absolute;left:4463;top:12634;width:2016;height:205;visibility:visible;mso-wrap-style:square;v-text-anchor:top" coordsize="21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" path="m,l2190,e" filled="f" strokecolor="red" strokeweight="1.5pt">
                  <v:stroke dashstyle="dash"/>
                  <v:path arrowok="t" o:connecttype="custom" o:connectlocs="0,0;2016,0" o:connectangles="0,0"/>
                </v:shape>
                <v:shape id="Freeform 5" o:spid="_x0000_s1029" style="position:absolute;left:4467;top:13598;width:2160;height:144;flip:y;visibility:visible;mso-wrap-style:square;v-text-anchor:top" coordsize="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" path="m,l2115,e" filled="f" strokecolor="red" strokeweight="1.5pt">
                  <v:stroke dashstyle="dash"/>
                  <v:path arrowok="t" o:connecttype="custom" o:connectlocs="0,0;2160,0" o:connectangles="0,0"/>
                </v:shape>
                <v:line id="Line 6" o:spid="_x0000_s1030" style="position:absolute;visibility:visible;mso-wrap-style:square" from="6339,12528" to="6339,13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">
                  <v:stroke startarrow="classic" startarrowwidth="narrow" startarrowlength="long" endarrow="classic" endarrowwidth="narrow" endarrowlength="long"/>
                </v:line>
                <v:shape id="Text Box 7" o:spid="_x0000_s1031" type="#_x0000_t202" style="position:absolute;left:5619;top:13284;width:187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" stroked="f">
                  <v:textbox inset=".5mm,.3mm,5mm,.3mm">
                    <w:txbxContent>
                      <w:p w14:paraId="4897784D" w14:textId="77777777" w:rsidR="00C555B1" w:rsidRDefault="00C555B1" w:rsidP="0064794F">
                        <w:pPr>
                          <w:pStyle w:val="Illustration1"/>
                          <w:spacing w:before="0" w:after="0"/>
                          <w:rPr>
                            <w:sz w:val="24"/>
                          </w:rPr>
                        </w:pPr>
                        <w:r w:rsidRPr="009E2EE8">
                          <w:t>Carapace length</w:t>
                        </w:r>
                      </w:p>
                    </w:txbxContent>
                  </v:textbox>
                </v:shape>
                <v:shape id="Text Box 8" o:spid="_x0000_s1032" type="#_x0000_t202" style="position:absolute;left:3891;top:9936;width:115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" filled="f" stroked="f">
                  <v:textbox inset=",.3mm,,.3mm">
                    <w:txbxContent>
                      <w:p w14:paraId="6B5C1673" w14:textId="77777777" w:rsidR="00C555B1" w:rsidRPr="009E2EE8" w:rsidRDefault="00C555B1" w:rsidP="0064794F">
                        <w:pPr>
                          <w:pStyle w:val="Illustration1"/>
                        </w:pPr>
                        <w:r w:rsidRPr="009E2EE8">
                          <w:t>Centre line</w:t>
                        </w:r>
                      </w:p>
                    </w:txbxContent>
                  </v:textbox>
                </v:shape>
                <v:shape id="Picture 9" o:spid="_x0000_s1033" type="#_x0000_t75" style="position:absolute;left:8211;top:10548;width:1985;height: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">
                  <v:imagedata r:id="rId44" o:title=""/>
                </v:shape>
                <v:shape id="Text Box 10" o:spid="_x0000_s1034" type="#_x0000_t202" style="position:absolute;left:8643;top:12564;width:129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" filled="f" stroked="f">
                  <v:textbox inset=".5mm,.3mm,.5mm,.3mm">
                    <w:txbxContent>
                      <w:p w14:paraId="2078C698" w14:textId="77777777" w:rsidR="00C555B1" w:rsidRPr="00DB3142" w:rsidRDefault="00C555B1" w:rsidP="0064794F">
                        <w:pPr>
                          <w:pStyle w:val="Illustration1"/>
                          <w:spacing w:before="0" w:after="0"/>
                          <w:rPr>
                            <w:u w:val="single"/>
                          </w:rPr>
                        </w:pPr>
                        <w:r w:rsidRPr="00DB3142">
                          <w:rPr>
                            <w:u w:val="single"/>
                          </w:rPr>
                          <w:t>Female</w:t>
                        </w:r>
                      </w:p>
                    </w:txbxContent>
                  </v:textbox>
                </v:shape>
                <v:shape id="Text Box 11" o:spid="_x0000_s1035" type="#_x0000_t202" style="position:absolute;left:8643;top:15012;width:129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" filled="f" stroked="f">
                  <v:textbox inset=".5mm,.3mm,.5mm,.3mm">
                    <w:txbxContent>
                      <w:p w14:paraId="1DEBE90E" w14:textId="77777777" w:rsidR="00C555B1" w:rsidRPr="00DB3142" w:rsidRDefault="00C555B1" w:rsidP="0064794F">
                        <w:pPr>
                          <w:pStyle w:val="Illustration1"/>
                          <w:spacing w:before="0" w:after="0"/>
                          <w:rPr>
                            <w:u w:val="single"/>
                          </w:rPr>
                        </w:pPr>
                        <w:r w:rsidRPr="00DB3142">
                          <w:rPr>
                            <w:u w:val="single"/>
                          </w:rPr>
                          <w:t>Male</w:t>
                        </w:r>
                      </w:p>
                    </w:txbxContent>
                  </v:textbox>
                </v:shape>
                <v:line id="Line 12" o:spid="_x0000_s1036" style="position:absolute;visibility:visible;mso-wrap-style:square" from="4467,10224" to="4467,15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" strokecolor="red">
                  <v:stroke dashstyle="dash"/>
                </v:line>
                <w10:wrap type="topAndBottom"/>
              </v:group>
            </w:pict>
          </mc:Fallback>
        </mc:AlternateContent>
      </w:r>
      <w:r w:rsidR="0064794F" w:rsidRPr="00E77216">
        <w:t>Figure 3.</w:t>
      </w:r>
      <w:r w:rsidR="00E918A5">
        <w:t>5</w:t>
      </w:r>
      <w:r w:rsidR="0064794F" w:rsidRPr="00E77216">
        <w:t xml:space="preserve">. Measurement and sexing of </w:t>
      </w:r>
      <w:r w:rsidR="0064794F" w:rsidRPr="00E77216">
        <w:rPr>
          <w:i/>
        </w:rPr>
        <w:t xml:space="preserve">Nephrops norvegicus </w:t>
      </w:r>
      <w:r w:rsidR="0064794F" w:rsidRPr="00E77216">
        <w:t xml:space="preserve">and </w:t>
      </w:r>
      <w:r w:rsidR="0064794F" w:rsidRPr="00E77216">
        <w:rPr>
          <w:i/>
        </w:rPr>
        <w:t xml:space="preserve">Homarus gammarus </w:t>
      </w:r>
      <w:r w:rsidR="0064794F" w:rsidRPr="00E77216">
        <w:t>Size to be measured to the lower mm.</w:t>
      </w:r>
    </w:p>
    <w:p w14:paraId="4EBDACB7" w14:textId="77777777" w:rsidR="0064794F" w:rsidRPr="00E77216" w:rsidRDefault="00CB4D13" w:rsidP="0064794F">
      <w:r>
        <w:rPr>
          <w:noProof/>
          <w:color w:val="000000"/>
          <w:lang w:eastAsia="da-DK"/>
        </w:rPr>
        <w:object w:dxaOrig="1440" w:dyaOrig="1440" w14:anchorId="119A7B0E">
          <v:group id="_x0000_s1037" style="position:absolute;left:0;text-align:left;margin-left:9.2pt;margin-top:10.9pt;width:394.2pt;height:253.7pt;z-index:251660288" coordorigin="1157,8282" coordsize="9936,6480">
            <v:shape id="_x0000_s1038" type="#_x0000_t75" style="position:absolute;left:1157;top:8282;width:9936;height:6367">
              <v:imagedata r:id="rId45" o:title=""/>
            </v:shape>
            <v:shape id="_x0000_s1039" type="#_x0000_t202" style="position:absolute;left:8501;top:11306;width:864;height:432" filled="f" stroked="f">
              <v:textbox style="mso-next-textbox:#_x0000_s1039">
                <w:txbxContent>
                  <w:p w14:paraId="2370C2D2" w14:textId="77777777" w:rsidR="00C555B1" w:rsidRPr="009E2EE8" w:rsidRDefault="00C555B1" w:rsidP="0064794F">
                    <w:pPr>
                      <w:spacing w:before="0" w:after="0"/>
                      <w:jc w:val="center"/>
                      <w:rPr>
                        <w:sz w:val="16"/>
                        <w:szCs w:val="16"/>
                        <w:u w:val="single"/>
                      </w:rPr>
                    </w:pPr>
                    <w:r w:rsidRPr="009E2EE8">
                      <w:rPr>
                        <w:sz w:val="16"/>
                        <w:szCs w:val="16"/>
                        <w:u w:val="single"/>
                      </w:rPr>
                      <w:t>Male</w:t>
                    </w:r>
                  </w:p>
                </w:txbxContent>
              </v:textbox>
            </v:shape>
            <v:shape id="_x0000_s1040" type="#_x0000_t202" style="position:absolute;left:8501;top:14330;width:1056;height:432" filled="f" stroked="f">
              <v:textbox style="mso-next-textbox:#_x0000_s1040">
                <w:txbxContent>
                  <w:p w14:paraId="5C95FCA1" w14:textId="77777777" w:rsidR="00C555B1" w:rsidRPr="009E2EE8" w:rsidRDefault="00C555B1" w:rsidP="0064794F">
                    <w:pPr>
                      <w:spacing w:before="0" w:after="0"/>
                      <w:jc w:val="left"/>
                      <w:rPr>
                        <w:sz w:val="16"/>
                        <w:szCs w:val="16"/>
                        <w:u w:val="single"/>
                      </w:rPr>
                    </w:pPr>
                    <w:r w:rsidRPr="009E2EE8">
                      <w:rPr>
                        <w:sz w:val="16"/>
                        <w:szCs w:val="16"/>
                        <w:u w:val="single"/>
                      </w:rPr>
                      <w:t>Female</w:t>
                    </w:r>
                  </w:p>
                </w:txbxContent>
              </v:textbox>
            </v:shape>
            <v:shape id="_x0000_s1041" style="position:absolute;left:4040;top:9704;width:2190;height:0;flip:y" coordsize="2190,1" path="m,l2190,e" filled="f" strokecolor="red" strokeweight="1.5pt">
              <v:stroke dashstyle="dash"/>
              <v:path arrowok="t"/>
            </v:shape>
            <v:shape id="_x0000_s1042" style="position:absolute;left:4040;top:11615;width:2115;height:0" coordsize="2115,1" path="m,l2115,e" filled="f" strokecolor="red" strokeweight="1.5pt">
              <v:stroke dashstyle="dash"/>
              <v:path arrowok="t"/>
            </v:shape>
            <v:line id="_x0000_s1043" style="position:absolute" from="5907,9833" to="5907,11615">
              <v:stroke startarrow="classic" startarrowwidth="narrow" startarrowlength="long" endarrow="classic" endarrowwidth="narrow" endarrowlength="long"/>
            </v:line>
            <v:shape id="_x0000_s1044" type="#_x0000_t202" style="position:absolute;left:5045;top:10442;width:2016;height:432" stroked="f">
              <v:textbox style="mso-next-textbox:#_x0000_s1044" inset=".5mm,.3mm,5mm,.3mm">
                <w:txbxContent>
                  <w:p w14:paraId="65BDD2D3" w14:textId="77777777" w:rsidR="00C555B1" w:rsidRPr="009E2EE8" w:rsidRDefault="00C555B1" w:rsidP="0064794F">
                    <w:pPr>
                      <w:spacing w:before="0" w:after="0"/>
                      <w:jc w:val="center"/>
                      <w:rPr>
                        <w:sz w:val="16"/>
                        <w:szCs w:val="16"/>
                      </w:rPr>
                    </w:pPr>
                    <w:r w:rsidRPr="009E2EE8">
                      <w:rPr>
                        <w:sz w:val="16"/>
                        <w:szCs w:val="16"/>
                      </w:rPr>
                      <w:t>Carapace length</w:t>
                    </w:r>
                  </w:p>
                </w:txbxContent>
              </v:textbox>
            </v:shape>
          </v:group>
          <o:OLEObject Type="Embed" ProgID="CorelPhotoHouse.Document" ShapeID="_x0000_s1038" DrawAspect="Content" ObjectID="_1584770662" r:id="rId46"/>
        </w:object>
      </w:r>
    </w:p>
    <w:p w14:paraId="5D97BDAC" w14:textId="77777777" w:rsidR="0064794F" w:rsidRPr="00E77216" w:rsidRDefault="0064794F" w:rsidP="0064794F"/>
    <w:p w14:paraId="21545D7B" w14:textId="77777777" w:rsidR="0064794F" w:rsidRPr="00E77216" w:rsidRDefault="0064794F" w:rsidP="0064794F"/>
    <w:p w14:paraId="3C930409" w14:textId="77777777" w:rsidR="0064794F" w:rsidRPr="00E77216" w:rsidRDefault="0064794F" w:rsidP="0064794F"/>
    <w:p w14:paraId="6F0EAAA1" w14:textId="77777777" w:rsidR="0064794F" w:rsidRPr="00E77216" w:rsidRDefault="0064794F" w:rsidP="0064794F"/>
    <w:p w14:paraId="20B4C8C5" w14:textId="77777777" w:rsidR="0064794F" w:rsidRPr="00E77216" w:rsidRDefault="0064794F" w:rsidP="0064794F"/>
    <w:p w14:paraId="5286DECB" w14:textId="77777777" w:rsidR="0064794F" w:rsidRPr="00E77216" w:rsidRDefault="0064794F" w:rsidP="0064794F"/>
    <w:p w14:paraId="1B1DF88D" w14:textId="77777777" w:rsidR="0064794F" w:rsidRPr="00E77216" w:rsidRDefault="0064794F" w:rsidP="0064794F"/>
    <w:p w14:paraId="67D4F4CA" w14:textId="77777777" w:rsidR="0064794F" w:rsidRPr="00E77216" w:rsidRDefault="0064794F" w:rsidP="0064794F"/>
    <w:p w14:paraId="6FBFD2BB" w14:textId="77777777" w:rsidR="0064794F" w:rsidRPr="00E77216" w:rsidRDefault="0064794F" w:rsidP="0064794F"/>
    <w:p w14:paraId="2D04389C" w14:textId="77777777" w:rsidR="0064794F" w:rsidRPr="00E77216" w:rsidRDefault="0064794F" w:rsidP="0064794F"/>
    <w:p w14:paraId="15FC8913" w14:textId="77777777" w:rsidR="0064794F" w:rsidRPr="00E77216" w:rsidRDefault="0064794F" w:rsidP="0064794F"/>
    <w:p w14:paraId="14234D8F" w14:textId="77777777" w:rsidR="0064794F" w:rsidRPr="00E77216" w:rsidRDefault="0064794F" w:rsidP="0064794F"/>
    <w:p w14:paraId="29632E82" w14:textId="77777777" w:rsidR="0064794F" w:rsidRPr="00E77216" w:rsidRDefault="0064794F" w:rsidP="0064794F"/>
    <w:p w14:paraId="5CFBF69C" w14:textId="77777777" w:rsidR="0064794F" w:rsidRPr="00E77216" w:rsidRDefault="0064794F" w:rsidP="0064794F"/>
    <w:p w14:paraId="4930A027" w14:textId="74724B52" w:rsidR="0064794F" w:rsidRPr="00E77216" w:rsidRDefault="0064794F" w:rsidP="0064794F">
      <w:pPr>
        <w:pStyle w:val="IllustrationCaption"/>
        <w:rPr>
          <w:color w:val="000000"/>
        </w:rPr>
      </w:pPr>
      <w:r w:rsidRPr="00E77216">
        <w:t>Figure 3.</w:t>
      </w:r>
      <w:r w:rsidR="00E918A5">
        <w:t>6</w:t>
      </w:r>
      <w:r w:rsidRPr="00E77216">
        <w:t>. Measurement and sexing of</w:t>
      </w:r>
      <w:r w:rsidRPr="00E77216">
        <w:rPr>
          <w:i/>
        </w:rPr>
        <w:t xml:space="preserve"> </w:t>
      </w:r>
      <w:r w:rsidRPr="00E77216">
        <w:rPr>
          <w:i/>
          <w:color w:val="000000"/>
        </w:rPr>
        <w:t>Palinurus</w:t>
      </w:r>
      <w:r w:rsidRPr="00E77216">
        <w:rPr>
          <w:color w:val="000000"/>
        </w:rPr>
        <w:t xml:space="preserve"> spp </w:t>
      </w:r>
      <w:r w:rsidRPr="00E77216">
        <w:rPr>
          <w:iCs/>
        </w:rPr>
        <w:t>Size to be measured to the lower mm.</w:t>
      </w:r>
    </w:p>
    <w:p w14:paraId="697CDE11" w14:textId="77777777" w:rsidR="0064794F" w:rsidRPr="00E77216" w:rsidRDefault="0064794F" w:rsidP="0064794F">
      <w:pPr>
        <w:pStyle w:val="Illustration1"/>
      </w:pPr>
      <w:r w:rsidRPr="00E77216">
        <w:rPr>
          <w:noProof/>
          <w:lang w:val="fr-FR" w:eastAsia="fr-FR"/>
        </w:rPr>
        <w:drawing>
          <wp:inline distT="0" distB="0" distL="0" distR="0" wp14:anchorId="6E6F7903" wp14:editId="45825962">
            <wp:extent cx="4817745" cy="1619820"/>
            <wp:effectExtent l="19050" t="0" r="1905" b="0"/>
            <wp:docPr id="474" name="Picture 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7" cstate="print"/>
                    <a:srcRect l="1433" t="9656" r="562" b="58516"/>
                    <a:stretch>
                      <a:fillRect/>
                    </a:stretch>
                  </pic:blipFill>
                  <pic:spPr bwMode="auto">
                    <a:xfrm>
                      <a:off x="0" y="0"/>
                      <a:ext cx="4817745" cy="1619820"/>
                    </a:xfrm>
                    <a:prstGeom prst="rect">
                      <a:avLst/>
                    </a:prstGeom>
                    <a:noFill/>
                    <a:ln w="9525">
                      <a:noFill/>
                      <a:miter lim="800000"/>
                      <a:headEnd/>
                      <a:tailEnd/>
                    </a:ln>
                  </pic:spPr>
                </pic:pic>
              </a:graphicData>
            </a:graphic>
          </wp:inline>
        </w:drawing>
      </w:r>
    </w:p>
    <w:p w14:paraId="76603393" w14:textId="5FC09188" w:rsidR="0064794F" w:rsidRPr="00E77216" w:rsidRDefault="0064794F" w:rsidP="0064794F">
      <w:pPr>
        <w:pStyle w:val="IllustrationCaption"/>
        <w:rPr>
          <w:smallCaps/>
        </w:rPr>
      </w:pPr>
      <w:r w:rsidRPr="00E77216">
        <w:t>Figure 3.</w:t>
      </w:r>
      <w:r w:rsidR="00E918A5">
        <w:t>7</w:t>
      </w:r>
      <w:r w:rsidRPr="00E77216">
        <w:t>. Measurement of Cephalopods; mantle length to be measured to lower cm.</w:t>
      </w:r>
    </w:p>
    <w:p w14:paraId="63A782D7" w14:textId="77777777" w:rsidR="0064794F" w:rsidRPr="00E77216" w:rsidRDefault="0064794F" w:rsidP="0064794F">
      <w:pPr>
        <w:rPr>
          <w:smallCaps/>
        </w:rPr>
      </w:pPr>
    </w:p>
    <w:p w14:paraId="2C535670" w14:textId="77777777" w:rsidR="0064794F" w:rsidRPr="00E77216" w:rsidRDefault="0064794F" w:rsidP="005C648C">
      <w:pPr>
        <w:pStyle w:val="Heading2"/>
        <w:rPr>
          <w:lang w:eastAsia="en-GB"/>
        </w:rPr>
      </w:pPr>
      <w:bookmarkStart w:id="95" w:name="_Toc323196619"/>
      <w:bookmarkStart w:id="96" w:name="_Toc362437513"/>
      <w:bookmarkStart w:id="97" w:name="_Toc420936007"/>
      <w:r w:rsidRPr="00E77216">
        <w:rPr>
          <w:lang w:eastAsia="en-GB"/>
        </w:rPr>
        <w:t>Measurement types for deep-water species</w:t>
      </w:r>
      <w:bookmarkEnd w:id="95"/>
      <w:bookmarkEnd w:id="96"/>
      <w:bookmarkEnd w:id="97"/>
    </w:p>
    <w:p w14:paraId="1427C27C" w14:textId="77777777" w:rsidR="0064794F" w:rsidRPr="00E77216" w:rsidRDefault="0064794F" w:rsidP="0064794F">
      <w:pPr>
        <w:pStyle w:val="Illustration1"/>
        <w:rPr>
          <w:lang w:eastAsia="en-GB"/>
        </w:rPr>
      </w:pPr>
      <w:r w:rsidRPr="00E77216">
        <w:rPr>
          <w:noProof/>
          <w:lang w:val="fr-FR" w:eastAsia="fr-FR"/>
        </w:rPr>
        <w:drawing>
          <wp:inline distT="0" distB="0" distL="0" distR="0" wp14:anchorId="34ABD0A8" wp14:editId="3E707E85">
            <wp:extent cx="5478145" cy="1749425"/>
            <wp:effectExtent l="19050" t="0" r="8255"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478145" cy="1749425"/>
                    </a:xfrm>
                    <a:prstGeom prst="rect">
                      <a:avLst/>
                    </a:prstGeom>
                    <a:noFill/>
                    <a:ln w="9525">
                      <a:noFill/>
                      <a:miter lim="800000"/>
                      <a:headEnd/>
                      <a:tailEnd/>
                    </a:ln>
                  </pic:spPr>
                </pic:pic>
              </a:graphicData>
            </a:graphic>
          </wp:inline>
        </w:drawing>
      </w:r>
    </w:p>
    <w:p w14:paraId="545CC093" w14:textId="799BFB46" w:rsidR="0064794F" w:rsidRPr="00E77216" w:rsidRDefault="0064794F" w:rsidP="005C648C">
      <w:pPr>
        <w:rPr>
          <w:lang w:eastAsia="en-GB"/>
        </w:rPr>
      </w:pPr>
      <w:r w:rsidRPr="00E77216">
        <w:rPr>
          <w:lang w:eastAsia="en-GB"/>
        </w:rPr>
        <w:t xml:space="preserve">The majority of species encountered during the deep-water surveys are measured to the centimetre below using total length </w:t>
      </w:r>
      <w:r w:rsidRPr="00E77216">
        <w:rPr>
          <w:b/>
          <w:bCs/>
          <w:lang w:eastAsia="en-GB"/>
        </w:rPr>
        <w:t xml:space="preserve">(TL; </w:t>
      </w:r>
      <w:r w:rsidRPr="00E77216">
        <w:rPr>
          <w:lang w:eastAsia="en-GB"/>
        </w:rPr>
        <w:t>see diagram directly above). There are</w:t>
      </w:r>
      <w:r w:rsidR="008C1BAE" w:rsidRPr="00E77216">
        <w:rPr>
          <w:lang w:eastAsia="en-GB"/>
        </w:rPr>
        <w:t>,</w:t>
      </w:r>
      <w:r w:rsidRPr="00E77216">
        <w:rPr>
          <w:lang w:eastAsia="en-GB"/>
        </w:rPr>
        <w:t xml:space="preserve"> however</w:t>
      </w:r>
      <w:r w:rsidR="008C1BAE" w:rsidRPr="00E77216">
        <w:rPr>
          <w:lang w:eastAsia="en-GB"/>
        </w:rPr>
        <w:t>,</w:t>
      </w:r>
      <w:r w:rsidRPr="00E77216">
        <w:rPr>
          <w:lang w:eastAsia="en-GB"/>
        </w:rPr>
        <w:t xml:space="preserve"> some exceptions. As a result of the great variety of body shapes of deep-water fish species and the fragility of their tails and fins</w:t>
      </w:r>
      <w:r w:rsidR="008C1BAE" w:rsidRPr="00E77216">
        <w:rPr>
          <w:lang w:eastAsia="en-GB"/>
        </w:rPr>
        <w:t>,</w:t>
      </w:r>
      <w:r w:rsidRPr="00E77216">
        <w:rPr>
          <w:lang w:eastAsia="en-GB"/>
        </w:rPr>
        <w:t xml:space="preserve"> some species are not measured to total length. Listed below are the respective taxa</w:t>
      </w:r>
      <w:r w:rsidR="008C1BAE" w:rsidRPr="00E77216">
        <w:rPr>
          <w:lang w:eastAsia="en-GB"/>
        </w:rPr>
        <w:t>,</w:t>
      </w:r>
      <w:r w:rsidRPr="00E77216">
        <w:rPr>
          <w:lang w:eastAsia="en-GB"/>
        </w:rPr>
        <w:t xml:space="preserve"> with details of the length measurements to be collected for each. Historically</w:t>
      </w:r>
      <w:r w:rsidR="008C1BAE" w:rsidRPr="00E77216">
        <w:rPr>
          <w:lang w:eastAsia="en-GB"/>
        </w:rPr>
        <w:t>,</w:t>
      </w:r>
      <w:r w:rsidRPr="00E77216">
        <w:rPr>
          <w:lang w:eastAsia="en-GB"/>
        </w:rPr>
        <w:t xml:space="preserve"> these species, if caught, </w:t>
      </w:r>
      <w:r w:rsidRPr="00E77216">
        <w:rPr>
          <w:lang w:eastAsia="en-GB"/>
        </w:rPr>
        <w:lastRenderedPageBreak/>
        <w:t>may not have been measured to this protocol and care should be taken if using data for these species.</w:t>
      </w:r>
    </w:p>
    <w:p w14:paraId="0554A3B8" w14:textId="77777777" w:rsidR="0064794F" w:rsidRPr="00E77216" w:rsidRDefault="0064794F" w:rsidP="005C648C">
      <w:pPr>
        <w:pStyle w:val="Heading3"/>
        <w:pageBreakBefore/>
        <w:rPr>
          <w:lang w:eastAsia="en-GB"/>
        </w:rPr>
      </w:pPr>
      <w:bookmarkStart w:id="98" w:name="_Toc323196620"/>
      <w:bookmarkStart w:id="99" w:name="_Toc362437514"/>
      <w:bookmarkStart w:id="100" w:name="_Toc420936008"/>
      <w:r w:rsidRPr="00E77216">
        <w:rPr>
          <w:lang w:eastAsia="en-GB"/>
        </w:rPr>
        <w:lastRenderedPageBreak/>
        <w:t>Smoothheads and Searsids (</w:t>
      </w:r>
      <w:r w:rsidRPr="00E77216">
        <w:rPr>
          <w:i/>
          <w:lang w:eastAsia="en-GB"/>
        </w:rPr>
        <w:t>Alepocephalidae</w:t>
      </w:r>
      <w:r w:rsidRPr="00E77216">
        <w:rPr>
          <w:lang w:eastAsia="en-GB"/>
        </w:rPr>
        <w:t xml:space="preserve"> and </w:t>
      </w:r>
      <w:r w:rsidRPr="00E77216">
        <w:rPr>
          <w:i/>
          <w:lang w:eastAsia="en-GB"/>
        </w:rPr>
        <w:t>Searsidae</w:t>
      </w:r>
      <w:r w:rsidRPr="00E77216">
        <w:rPr>
          <w:lang w:eastAsia="en-GB"/>
        </w:rPr>
        <w:t>)</w:t>
      </w:r>
      <w:bookmarkEnd w:id="98"/>
      <w:bookmarkEnd w:id="99"/>
      <w:bookmarkEnd w:id="100"/>
      <w:r w:rsidRPr="00E77216">
        <w:rPr>
          <w:lang w:eastAsia="en-GB"/>
        </w:rPr>
        <w:t xml:space="preserve"> </w:t>
      </w:r>
    </w:p>
    <w:p w14:paraId="1B1974EE" w14:textId="77777777" w:rsidR="0064794F" w:rsidRPr="00E77216" w:rsidRDefault="0064794F" w:rsidP="005C648C">
      <w:pPr>
        <w:rPr>
          <w:lang w:eastAsia="en-GB"/>
        </w:rPr>
      </w:pPr>
      <w:r w:rsidRPr="00E77216">
        <w:rPr>
          <w:lang w:eastAsia="en-GB"/>
        </w:rPr>
        <w:t xml:space="preserve">Standard length </w:t>
      </w:r>
      <w:r w:rsidR="008C1BAE" w:rsidRPr="00E77216">
        <w:rPr>
          <w:lang w:eastAsia="en-GB"/>
        </w:rPr>
        <w:t>(</w:t>
      </w:r>
      <w:r w:rsidR="008C1BAE" w:rsidRPr="00E77216">
        <w:rPr>
          <w:b/>
          <w:lang w:eastAsia="en-GB"/>
        </w:rPr>
        <w:t>SL</w:t>
      </w:r>
      <w:r w:rsidR="008C1BAE" w:rsidRPr="00E77216">
        <w:rPr>
          <w:lang w:eastAsia="en-GB"/>
        </w:rPr>
        <w:t xml:space="preserve">) </w:t>
      </w:r>
      <w:r w:rsidRPr="00E77216">
        <w:rPr>
          <w:lang w:eastAsia="en-GB"/>
        </w:rPr>
        <w:t xml:space="preserve">measurement taken from the tip of snout/anterior point of head to the end of the fleshy caudal peduncle. Not to be confused with TL which includes the caudal fin rays. All smoothheads and searsids are measured to the nearest whole cm below. </w:t>
      </w:r>
    </w:p>
    <w:p w14:paraId="3AA792F2" w14:textId="77777777" w:rsidR="0064794F" w:rsidRPr="00E77216" w:rsidRDefault="0064794F" w:rsidP="0064794F">
      <w:pPr>
        <w:pStyle w:val="Illustration1"/>
        <w:rPr>
          <w:lang w:eastAsia="en-GB"/>
        </w:rPr>
      </w:pPr>
      <w:r w:rsidRPr="00E77216">
        <w:rPr>
          <w:lang w:eastAsia="en-GB"/>
        </w:rPr>
        <w:t> </w:t>
      </w:r>
      <w:r w:rsidRPr="00E77216">
        <w:rPr>
          <w:noProof/>
          <w:lang w:val="fr-FR" w:eastAsia="fr-FR"/>
        </w:rPr>
        <w:drawing>
          <wp:inline distT="0" distB="0" distL="0" distR="0" wp14:anchorId="7CB284B6" wp14:editId="679A367F">
            <wp:extent cx="5486400" cy="2759075"/>
            <wp:effectExtent l="19050" t="0" r="0" b="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srcRect/>
                    <a:stretch>
                      <a:fillRect/>
                    </a:stretch>
                  </pic:blipFill>
                  <pic:spPr bwMode="auto">
                    <a:xfrm>
                      <a:off x="0" y="0"/>
                      <a:ext cx="5486400" cy="2759075"/>
                    </a:xfrm>
                    <a:prstGeom prst="rect">
                      <a:avLst/>
                    </a:prstGeom>
                    <a:noFill/>
                    <a:ln w="9525">
                      <a:noFill/>
                      <a:miter lim="800000"/>
                      <a:headEnd/>
                      <a:tailEnd/>
                    </a:ln>
                  </pic:spPr>
                </pic:pic>
              </a:graphicData>
            </a:graphic>
          </wp:inline>
        </w:drawing>
      </w:r>
    </w:p>
    <w:p w14:paraId="49BD2881" w14:textId="77777777" w:rsidR="0064794F" w:rsidRPr="00E77216" w:rsidRDefault="0064794F" w:rsidP="005C648C">
      <w:pPr>
        <w:pStyle w:val="Heading3"/>
        <w:rPr>
          <w:lang w:eastAsia="en-GB"/>
        </w:rPr>
      </w:pPr>
      <w:bookmarkStart w:id="101" w:name="_Toc420936009"/>
      <w:bookmarkStart w:id="102" w:name="_Toc323196621"/>
      <w:bookmarkStart w:id="103" w:name="_Toc362437515"/>
      <w:r w:rsidRPr="00E77216">
        <w:rPr>
          <w:lang w:eastAsia="en-GB"/>
        </w:rPr>
        <w:t>Grenadiers (</w:t>
      </w:r>
      <w:r w:rsidRPr="00E77216">
        <w:rPr>
          <w:i/>
          <w:lang w:eastAsia="en-GB"/>
        </w:rPr>
        <w:t>Macrouridae</w:t>
      </w:r>
      <w:r w:rsidRPr="00E77216">
        <w:rPr>
          <w:lang w:eastAsia="en-GB"/>
        </w:rPr>
        <w:t>)</w:t>
      </w:r>
      <w:bookmarkEnd w:id="101"/>
      <w:r w:rsidRPr="00E77216">
        <w:rPr>
          <w:lang w:eastAsia="en-GB"/>
        </w:rPr>
        <w:t xml:space="preserve"> </w:t>
      </w:r>
      <w:bookmarkEnd w:id="102"/>
      <w:bookmarkEnd w:id="103"/>
    </w:p>
    <w:p w14:paraId="78C7A77D" w14:textId="77777777" w:rsidR="0064794F" w:rsidRPr="00E77216" w:rsidRDefault="0064794F" w:rsidP="005C648C">
      <w:pPr>
        <w:rPr>
          <w:lang w:eastAsia="en-GB"/>
        </w:rPr>
      </w:pPr>
      <w:r w:rsidRPr="00E77216">
        <w:rPr>
          <w:lang w:eastAsia="en-GB"/>
        </w:rPr>
        <w:t>Measurement taken from the tip of the snout to the first anal fin ray</w:t>
      </w:r>
      <w:r w:rsidR="008C1BAE" w:rsidRPr="00E77216">
        <w:rPr>
          <w:lang w:eastAsia="en-GB"/>
        </w:rPr>
        <w:t xml:space="preserve"> (Pre Anal Fin Length, </w:t>
      </w:r>
      <w:r w:rsidR="008B206F" w:rsidRPr="00E77216">
        <w:rPr>
          <w:b/>
          <w:lang w:eastAsia="en-GB"/>
        </w:rPr>
        <w:t>PAFL</w:t>
      </w:r>
      <w:r w:rsidR="008B206F" w:rsidRPr="00E77216">
        <w:rPr>
          <w:lang w:eastAsia="en-GB"/>
        </w:rPr>
        <w:t>;</w:t>
      </w:r>
      <w:r w:rsidRPr="00E77216">
        <w:rPr>
          <w:lang w:eastAsia="en-GB"/>
        </w:rPr>
        <w:t xml:space="preserve"> </w:t>
      </w:r>
      <w:r w:rsidR="008C1BAE" w:rsidRPr="00E77216">
        <w:rPr>
          <w:lang w:eastAsia="en-GB"/>
        </w:rPr>
        <w:t xml:space="preserve">see </w:t>
      </w:r>
      <w:r w:rsidRPr="00E77216">
        <w:rPr>
          <w:lang w:eastAsia="en-GB"/>
        </w:rPr>
        <w:t>diagram below). All grenadiers are measured to the nearest 0.5</w:t>
      </w:r>
      <w:r w:rsidR="00D60B1E" w:rsidRPr="00E77216">
        <w:rPr>
          <w:lang w:eastAsia="en-GB"/>
        </w:rPr>
        <w:t xml:space="preserve"> </w:t>
      </w:r>
      <w:r w:rsidRPr="00E77216">
        <w:rPr>
          <w:lang w:eastAsia="en-GB"/>
        </w:rPr>
        <w:t xml:space="preserve">cm below. </w:t>
      </w:r>
    </w:p>
    <w:p w14:paraId="1E716351" w14:textId="77777777" w:rsidR="0064794F" w:rsidRPr="00E77216" w:rsidRDefault="0064794F" w:rsidP="0064794F">
      <w:pPr>
        <w:rPr>
          <w:lang w:eastAsia="en-GB"/>
        </w:rPr>
      </w:pPr>
    </w:p>
    <w:p w14:paraId="7EFBEC78" w14:textId="77777777" w:rsidR="0064794F" w:rsidRPr="00E77216" w:rsidRDefault="0064794F" w:rsidP="0064794F">
      <w:pPr>
        <w:pStyle w:val="Illustration1"/>
        <w:rPr>
          <w:lang w:eastAsia="en-GB"/>
        </w:rPr>
      </w:pPr>
      <w:r w:rsidRPr="00E77216">
        <w:rPr>
          <w:noProof/>
          <w:lang w:val="fr-FR" w:eastAsia="fr-FR"/>
        </w:rPr>
        <w:drawing>
          <wp:inline distT="0" distB="0" distL="0" distR="0" wp14:anchorId="2229940F" wp14:editId="3021C8D6">
            <wp:extent cx="5478145" cy="2783205"/>
            <wp:effectExtent l="19050" t="0" r="8255"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5478145" cy="2783205"/>
                    </a:xfrm>
                    <a:prstGeom prst="rect">
                      <a:avLst/>
                    </a:prstGeom>
                    <a:noFill/>
                    <a:ln w="9525">
                      <a:noFill/>
                      <a:miter lim="800000"/>
                      <a:headEnd/>
                      <a:tailEnd/>
                    </a:ln>
                  </pic:spPr>
                </pic:pic>
              </a:graphicData>
            </a:graphic>
          </wp:inline>
        </w:drawing>
      </w:r>
    </w:p>
    <w:p w14:paraId="21ABB3D4" w14:textId="77777777" w:rsidR="0064794F" w:rsidRPr="00E77216" w:rsidRDefault="0064794F" w:rsidP="0064794F">
      <w:pPr>
        <w:rPr>
          <w:lang w:eastAsia="en-GB"/>
        </w:rPr>
      </w:pPr>
    </w:p>
    <w:p w14:paraId="531E85C9" w14:textId="77777777" w:rsidR="0064794F" w:rsidRPr="00E77216" w:rsidRDefault="0064794F" w:rsidP="005C648C">
      <w:pPr>
        <w:pStyle w:val="Heading3"/>
        <w:rPr>
          <w:lang w:eastAsia="en-GB"/>
        </w:rPr>
      </w:pPr>
      <w:bookmarkStart w:id="104" w:name="_Toc420936010"/>
      <w:bookmarkStart w:id="105" w:name="_Toc323196622"/>
      <w:bookmarkStart w:id="106" w:name="_Toc362437516"/>
      <w:r w:rsidRPr="00E77216">
        <w:rPr>
          <w:lang w:eastAsia="en-GB"/>
        </w:rPr>
        <w:lastRenderedPageBreak/>
        <w:t xml:space="preserve">Chimaeridae </w:t>
      </w:r>
      <w:r w:rsidRPr="00E77216">
        <w:rPr>
          <w:u w:val="single"/>
          <w:lang w:eastAsia="en-GB"/>
        </w:rPr>
        <w:t>(</w:t>
      </w:r>
      <w:r w:rsidRPr="00E77216">
        <w:rPr>
          <w:lang w:eastAsia="en-GB"/>
        </w:rPr>
        <w:t>Rabbitfish)</w:t>
      </w:r>
      <w:bookmarkEnd w:id="104"/>
      <w:r w:rsidRPr="00E77216">
        <w:rPr>
          <w:lang w:eastAsia="en-GB"/>
        </w:rPr>
        <w:t xml:space="preserve"> </w:t>
      </w:r>
      <w:bookmarkEnd w:id="105"/>
      <w:bookmarkEnd w:id="106"/>
    </w:p>
    <w:p w14:paraId="54FF4B95" w14:textId="77777777" w:rsidR="0064794F" w:rsidRPr="00E77216" w:rsidRDefault="008C1BAE" w:rsidP="005C648C">
      <w:pPr>
        <w:rPr>
          <w:b/>
          <w:bCs/>
          <w:lang w:eastAsia="en-GB"/>
        </w:rPr>
      </w:pPr>
      <w:r w:rsidRPr="00E77216">
        <w:rPr>
          <w:lang w:eastAsia="en-GB"/>
        </w:rPr>
        <w:t>A</w:t>
      </w:r>
      <w:r w:rsidR="0064794F" w:rsidRPr="00E77216">
        <w:rPr>
          <w:lang w:eastAsia="en-GB"/>
        </w:rPr>
        <w:t xml:space="preserve">ll </w:t>
      </w:r>
      <w:r w:rsidR="0064794F" w:rsidRPr="00E77216">
        <w:rPr>
          <w:b/>
          <w:lang w:eastAsia="en-GB"/>
        </w:rPr>
        <w:t>Rabbitfish</w:t>
      </w:r>
      <w:r w:rsidR="0064794F" w:rsidRPr="00E77216">
        <w:rPr>
          <w:lang w:eastAsia="en-GB"/>
        </w:rPr>
        <w:t xml:space="preserve"> except Rhinochimaeridae</w:t>
      </w:r>
      <w:r w:rsidRPr="00E77216">
        <w:rPr>
          <w:lang w:eastAsia="en-GB"/>
        </w:rPr>
        <w:t xml:space="preserve"> are measured to pre-supra caudal fin length</w:t>
      </w:r>
      <w:r w:rsidR="0064794F" w:rsidRPr="00E77216">
        <w:rPr>
          <w:lang w:eastAsia="en-GB"/>
        </w:rPr>
        <w:t xml:space="preserve"> (</w:t>
      </w:r>
      <w:r w:rsidRPr="00E77216">
        <w:rPr>
          <w:b/>
          <w:lang w:eastAsia="en-GB"/>
        </w:rPr>
        <w:t>PSCFL</w:t>
      </w:r>
      <w:r w:rsidR="0064794F" w:rsidRPr="00E77216">
        <w:rPr>
          <w:lang w:eastAsia="en-GB"/>
        </w:rPr>
        <w:t>)</w:t>
      </w:r>
      <w:r w:rsidRPr="00E77216">
        <w:rPr>
          <w:lang w:eastAsia="en-GB"/>
        </w:rPr>
        <w:t xml:space="preserve">, which is </w:t>
      </w:r>
      <w:r w:rsidR="0064794F" w:rsidRPr="00E77216">
        <w:rPr>
          <w:lang w:eastAsia="en-GB"/>
        </w:rPr>
        <w:t>from the tip of the snout to the point just before the start of the supra caudal fin</w:t>
      </w:r>
      <w:r w:rsidRPr="00E77216">
        <w:rPr>
          <w:lang w:eastAsia="en-GB"/>
        </w:rPr>
        <w:t xml:space="preserve"> (see diagram below)</w:t>
      </w:r>
      <w:r w:rsidR="0064794F" w:rsidRPr="00E77216">
        <w:rPr>
          <w:lang w:eastAsia="en-GB"/>
        </w:rPr>
        <w:t>.</w:t>
      </w:r>
      <w:r w:rsidRPr="00E77216">
        <w:rPr>
          <w:lang w:eastAsia="en-GB"/>
        </w:rPr>
        <w:t xml:space="preserve"> All Chimaerida are measured to the nearest </w:t>
      </w:r>
      <w:r w:rsidR="008B206F" w:rsidRPr="00E77216">
        <w:rPr>
          <w:lang w:eastAsia="en-GB"/>
        </w:rPr>
        <w:t>cm</w:t>
      </w:r>
      <w:r w:rsidRPr="00E77216">
        <w:rPr>
          <w:lang w:eastAsia="en-GB"/>
        </w:rPr>
        <w:t xml:space="preserve"> below.</w:t>
      </w:r>
      <w:r w:rsidR="0064794F" w:rsidRPr="00E77216">
        <w:rPr>
          <w:lang w:eastAsia="en-GB"/>
        </w:rPr>
        <w:t xml:space="preserve"> </w:t>
      </w:r>
      <w:r w:rsidR="0064794F" w:rsidRPr="00E77216">
        <w:rPr>
          <w:b/>
          <w:bCs/>
          <w:lang w:eastAsia="en-GB"/>
        </w:rPr>
        <w:t xml:space="preserve"> </w:t>
      </w:r>
    </w:p>
    <w:p w14:paraId="61036B9E" w14:textId="77777777" w:rsidR="0064794F" w:rsidRPr="00E77216" w:rsidRDefault="0064794F" w:rsidP="0064794F">
      <w:pPr>
        <w:rPr>
          <w:b/>
          <w:bCs/>
          <w:lang w:eastAsia="en-GB"/>
        </w:rPr>
      </w:pPr>
    </w:p>
    <w:p w14:paraId="5B447A18" w14:textId="77777777" w:rsidR="0064794F" w:rsidRPr="00E77216" w:rsidRDefault="0064794F" w:rsidP="0064794F">
      <w:pPr>
        <w:pStyle w:val="Illustration1"/>
        <w:rPr>
          <w:lang w:eastAsia="en-GB"/>
        </w:rPr>
      </w:pPr>
      <w:r w:rsidRPr="00E77216">
        <w:rPr>
          <w:noProof/>
          <w:lang w:val="fr-FR" w:eastAsia="fr-FR"/>
        </w:rPr>
        <w:drawing>
          <wp:inline distT="0" distB="0" distL="0" distR="0" wp14:anchorId="1B2274DD" wp14:editId="13EA01D4">
            <wp:extent cx="5486400" cy="228219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5486400" cy="2282190"/>
                    </a:xfrm>
                    <a:prstGeom prst="rect">
                      <a:avLst/>
                    </a:prstGeom>
                    <a:noFill/>
                    <a:ln w="9525">
                      <a:noFill/>
                      <a:miter lim="800000"/>
                      <a:headEnd/>
                      <a:tailEnd/>
                    </a:ln>
                  </pic:spPr>
                </pic:pic>
              </a:graphicData>
            </a:graphic>
          </wp:inline>
        </w:drawing>
      </w:r>
    </w:p>
    <w:p w14:paraId="6D0CC18F" w14:textId="77777777" w:rsidR="006E164F" w:rsidRPr="00E77216" w:rsidRDefault="006E164F" w:rsidP="006E164F">
      <w:pPr>
        <w:pStyle w:val="IllustrationCaption"/>
        <w:rPr>
          <w:lang w:eastAsia="en-GB"/>
        </w:rPr>
      </w:pPr>
    </w:p>
    <w:p w14:paraId="1D6A78CC" w14:textId="77777777" w:rsidR="006E164F" w:rsidRPr="00E77216" w:rsidRDefault="006E164F" w:rsidP="006E164F">
      <w:pPr>
        <w:pStyle w:val="Heading2"/>
      </w:pPr>
      <w:bookmarkStart w:id="107" w:name="_Toc323196618"/>
      <w:bookmarkStart w:id="108" w:name="_Toc362437511"/>
      <w:bookmarkStart w:id="109" w:name="_Toc420936011"/>
      <w:r w:rsidRPr="00E77216">
        <w:t>Collection of marine litter from trawl</w:t>
      </w:r>
      <w:bookmarkEnd w:id="107"/>
      <w:bookmarkEnd w:id="108"/>
      <w:bookmarkEnd w:id="109"/>
    </w:p>
    <w:p w14:paraId="5DBBD45E" w14:textId="57927991" w:rsidR="00504282" w:rsidRDefault="006E164F" w:rsidP="006E164F">
      <w:r w:rsidRPr="00E77216">
        <w:t xml:space="preserve">Marine litter is one of the MSFD descriptors. With this in mind, from 2011, all North Sea IBTS surveys collect data on marine litter captured in the GOV trawl. </w:t>
      </w:r>
      <w:r w:rsidR="00504282">
        <w:t xml:space="preserve">There are currently two formats for submitting litter data, </w:t>
      </w:r>
      <w:r w:rsidR="007C7E70">
        <w:t>the original CEFAS trawl litter categories used by IBTS previously (</w:t>
      </w:r>
      <w:r w:rsidR="00504282">
        <w:t>C-TS</w:t>
      </w:r>
      <w:r w:rsidR="007C7E70">
        <w:t>)</w:t>
      </w:r>
      <w:r w:rsidR="00504282">
        <w:t xml:space="preserve"> </w:t>
      </w:r>
      <w:r w:rsidR="007C7E70">
        <w:t>or the revised CEFAS trawl litter survey parameters</w:t>
      </w:r>
      <w:r w:rsidR="00504282">
        <w:t xml:space="preserve"> </w:t>
      </w:r>
      <w:r w:rsidR="007C7E70">
        <w:t>(</w:t>
      </w:r>
      <w:r w:rsidR="00504282">
        <w:t>C-TS-rev</w:t>
      </w:r>
      <w:r w:rsidR="007C7E70">
        <w:t>); both are</w:t>
      </w:r>
      <w:r w:rsidR="00504282">
        <w:t xml:space="preserve"> described in </w:t>
      </w:r>
      <w:commentRangeStart w:id="110"/>
      <w:r w:rsidRPr="00E77216">
        <w:t>Annex 1</w:t>
      </w:r>
      <w:r w:rsidR="007A00B0">
        <w:t>4</w:t>
      </w:r>
      <w:r w:rsidR="00504282">
        <w:t>.</w:t>
      </w:r>
      <w:r w:rsidRPr="00E77216">
        <w:t xml:space="preserve"> </w:t>
      </w:r>
      <w:r w:rsidR="00504282">
        <w:t xml:space="preserve"> </w:t>
      </w:r>
      <w:commentRangeEnd w:id="110"/>
      <w:r w:rsidR="000676E8">
        <w:rPr>
          <w:rStyle w:val="CommentReference"/>
          <w:lang w:val="en-US"/>
        </w:rPr>
        <w:commentReference w:id="110"/>
      </w:r>
    </w:p>
    <w:p w14:paraId="31DDE6C1" w14:textId="294E9069" w:rsidR="00504282" w:rsidRDefault="00E918A5" w:rsidP="006E164F">
      <w:r>
        <w:t>Both</w:t>
      </w:r>
      <w:r w:rsidR="00504282" w:rsidRPr="00E62484">
        <w:t xml:space="preserve"> the C-TS or C-TS-rev format</w:t>
      </w:r>
      <w:r w:rsidR="00E62484" w:rsidRPr="00E62484">
        <w:t xml:space="preserve"> </w:t>
      </w:r>
      <w:r w:rsidR="00692C52" w:rsidRPr="00E62484">
        <w:t>classification system</w:t>
      </w:r>
      <w:r>
        <w:t>s</w:t>
      </w:r>
      <w:r w:rsidR="00692C52" w:rsidRPr="00E62484">
        <w:t xml:space="preserve"> </w:t>
      </w:r>
      <w:r>
        <w:t>are</w:t>
      </w:r>
      <w:r w:rsidR="00692C52" w:rsidRPr="00E62484">
        <w:t xml:space="preserve"> composed of </w:t>
      </w:r>
      <w:r w:rsidR="00692C52" w:rsidRPr="00E62484">
        <w:rPr>
          <w:rFonts w:cstheme="minorHAnsi"/>
          <w:lang w:eastAsia="en-GB"/>
        </w:rPr>
        <w:t xml:space="preserve">main categories of litter, each </w:t>
      </w:r>
      <w:r w:rsidR="00692C52">
        <w:rPr>
          <w:rFonts w:cstheme="minorHAnsi"/>
          <w:lang w:eastAsia="en-GB"/>
        </w:rPr>
        <w:t xml:space="preserve">further </w:t>
      </w:r>
      <w:r w:rsidR="00692C52" w:rsidRPr="00E62484">
        <w:rPr>
          <w:rFonts w:cstheme="minorHAnsi"/>
          <w:lang w:eastAsia="en-GB"/>
        </w:rPr>
        <w:t>divided into sub-categories</w:t>
      </w:r>
      <w:r w:rsidR="00692C52">
        <w:rPr>
          <w:rFonts w:cstheme="minorHAnsi"/>
          <w:lang w:eastAsia="en-GB"/>
        </w:rPr>
        <w:t>.</w:t>
      </w:r>
      <w:r w:rsidR="00692C52">
        <w:t xml:space="preserve"> </w:t>
      </w:r>
      <w:r w:rsidR="00E62484" w:rsidRPr="00E62484">
        <w:t>I</w:t>
      </w:r>
      <w:r w:rsidR="00E62484" w:rsidRPr="007C7E70">
        <w:t>tems that are fragments from one item are to be counted as one item</w:t>
      </w:r>
      <w:r w:rsidR="00692C52">
        <w:t>.</w:t>
      </w:r>
      <w:r w:rsidR="00E62484" w:rsidRPr="007C7E70">
        <w:t xml:space="preserve"> </w:t>
      </w:r>
      <w:r w:rsidR="00692C52">
        <w:t>A</w:t>
      </w:r>
      <w:r w:rsidR="00E62484" w:rsidRPr="00171C1D">
        <w:t>ll items</w:t>
      </w:r>
      <w:r w:rsidR="00171C1D">
        <w:t xml:space="preserve"> </w:t>
      </w:r>
      <w:r w:rsidR="00692C52">
        <w:t xml:space="preserve">that fall </w:t>
      </w:r>
      <w:r w:rsidR="00171C1D">
        <w:t xml:space="preserve">within a </w:t>
      </w:r>
      <w:r w:rsidR="00692C52">
        <w:t xml:space="preserve">single </w:t>
      </w:r>
      <w:r w:rsidR="00171C1D">
        <w:t>category</w:t>
      </w:r>
      <w:r>
        <w:t xml:space="preserve"> are to be</w:t>
      </w:r>
      <w:r w:rsidR="00171C1D">
        <w:t xml:space="preserve"> counted</w:t>
      </w:r>
      <w:r w:rsidR="00E62484" w:rsidRPr="00171C1D">
        <w:t xml:space="preserve"> and weighed individually</w:t>
      </w:r>
      <w:r w:rsidR="00692C52">
        <w:t>; they should not be grouped</w:t>
      </w:r>
      <w:r w:rsidR="00E62484" w:rsidRPr="00E62484">
        <w:t xml:space="preserve">. </w:t>
      </w:r>
      <w:r w:rsidR="006E164F" w:rsidRPr="00E77216">
        <w:t xml:space="preserve">Photos of litter in each trawl sample are optional, not mandatory. </w:t>
      </w:r>
    </w:p>
    <w:p w14:paraId="18A8E8AD" w14:textId="48863F9A" w:rsidR="006E164F" w:rsidRPr="00E77216" w:rsidRDefault="006E164F" w:rsidP="006E164F">
      <w:r w:rsidRPr="00E77216">
        <w:t xml:space="preserve">Once collected these data </w:t>
      </w:r>
      <w:r w:rsidR="007A00B0">
        <w:t>are</w:t>
      </w:r>
      <w:r w:rsidR="00DE762B">
        <w:t xml:space="preserve"> to be</w:t>
      </w:r>
      <w:r w:rsidR="00DE762B" w:rsidRPr="00E77216">
        <w:t xml:space="preserve"> </w:t>
      </w:r>
      <w:r w:rsidRPr="00E77216">
        <w:t>be sent to each institutes marine litter co-coordinator</w:t>
      </w:r>
      <w:r w:rsidR="007A00B0">
        <w:t xml:space="preserve"> and </w:t>
      </w:r>
      <w:commentRangeStart w:id="111"/>
      <w:r w:rsidR="00DE762B">
        <w:t>uploaded</w:t>
      </w:r>
      <w:r w:rsidR="00DE762B" w:rsidRPr="00E77216">
        <w:t xml:space="preserve"> </w:t>
      </w:r>
      <w:r w:rsidRPr="00E77216">
        <w:t>to ICES</w:t>
      </w:r>
      <w:commentRangeEnd w:id="111"/>
      <w:r w:rsidR="00433718">
        <w:rPr>
          <w:rStyle w:val="CommentReference"/>
          <w:lang w:val="en-US"/>
        </w:rPr>
        <w:commentReference w:id="111"/>
      </w:r>
      <w:r w:rsidR="00171C1D">
        <w:t xml:space="preserve"> via </w:t>
      </w:r>
      <w:hyperlink r:id="rId52" w:history="1">
        <w:r w:rsidR="00E918A5" w:rsidRPr="00DA51B9">
          <w:rPr>
            <w:rStyle w:val="Hyperlink"/>
          </w:rPr>
          <w:t>https://datras.ices.dk/Data%20submission/Default.aspx</w:t>
        </w:r>
      </w:hyperlink>
      <w:r w:rsidRPr="00E77216">
        <w:t xml:space="preserve">. The litter data collection procedures are currently in revision, therefore, </w:t>
      </w:r>
      <w:r w:rsidR="00E918A5">
        <w:t xml:space="preserve">national </w:t>
      </w:r>
      <w:r w:rsidRPr="00E77216">
        <w:t xml:space="preserve">survey coordinators must ensure they are up to date with the current procedures (see ICES website) prior to the </w:t>
      </w:r>
      <w:commentRangeStart w:id="112"/>
      <w:r w:rsidRPr="00E77216">
        <w:t>survey</w:t>
      </w:r>
      <w:commentRangeEnd w:id="112"/>
      <w:r w:rsidR="00AE234C">
        <w:rPr>
          <w:rStyle w:val="CommentReference"/>
          <w:lang w:val="en-US"/>
        </w:rPr>
        <w:commentReference w:id="112"/>
      </w:r>
      <w:r w:rsidRPr="00E77216">
        <w:t>.</w:t>
      </w:r>
    </w:p>
    <w:p w14:paraId="22F30207" w14:textId="77777777" w:rsidR="006E164F" w:rsidRPr="00E77216" w:rsidRDefault="006E164F" w:rsidP="006E164F">
      <w:pPr>
        <w:rPr>
          <w:lang w:eastAsia="en-GB"/>
        </w:rPr>
      </w:pPr>
    </w:p>
    <w:p w14:paraId="5FA17D77" w14:textId="77777777" w:rsidR="0064794F" w:rsidRPr="00E77216" w:rsidRDefault="0064794F" w:rsidP="005C648C">
      <w:pPr>
        <w:pStyle w:val="Heading1"/>
      </w:pPr>
      <w:bookmarkStart w:id="113" w:name="_Toc362924121"/>
      <w:bookmarkStart w:id="114" w:name="_Toc323196623"/>
      <w:bookmarkStart w:id="115" w:name="_Toc362437517"/>
      <w:bookmarkStart w:id="116" w:name="_Toc420936012"/>
      <w:r w:rsidRPr="00E77216">
        <w:lastRenderedPageBreak/>
        <w:t>MIK net</w:t>
      </w:r>
      <w:bookmarkEnd w:id="113"/>
      <w:bookmarkEnd w:id="114"/>
      <w:bookmarkEnd w:id="115"/>
      <w:bookmarkEnd w:id="116"/>
    </w:p>
    <w:p w14:paraId="51571D8A" w14:textId="77777777" w:rsidR="0064794F" w:rsidRPr="00E77216" w:rsidRDefault="0064794F" w:rsidP="005C648C">
      <w:pPr>
        <w:pStyle w:val="Heading2"/>
      </w:pPr>
      <w:bookmarkStart w:id="117" w:name="_Toc323196624"/>
      <w:bookmarkStart w:id="118" w:name="_Toc362437518"/>
      <w:bookmarkStart w:id="119" w:name="_Toc420936013"/>
      <w:r w:rsidRPr="00E77216">
        <w:t>Q1 sampling</w:t>
      </w:r>
      <w:bookmarkEnd w:id="117"/>
      <w:bookmarkEnd w:id="118"/>
      <w:bookmarkEnd w:id="119"/>
    </w:p>
    <w:p w14:paraId="161512C6" w14:textId="77777777" w:rsidR="0064794F" w:rsidRPr="00E77216" w:rsidRDefault="0064794F" w:rsidP="005C648C">
      <w:r w:rsidRPr="00E77216">
        <w:t xml:space="preserve">The MIK net is midwater ring </w:t>
      </w:r>
      <w:r w:rsidR="008C1BAE" w:rsidRPr="00E77216">
        <w:t xml:space="preserve">net </w:t>
      </w:r>
      <w:r w:rsidRPr="00E77216">
        <w:t>and is the standard gear for the sampling of fish larvae during the International Bottom Trawl Survey in the first quarter.</w:t>
      </w:r>
    </w:p>
    <w:p w14:paraId="417DEF06" w14:textId="6142C458" w:rsidR="0064794F" w:rsidRPr="00E77216" w:rsidRDefault="0064794F" w:rsidP="005C648C">
      <w:r w:rsidRPr="00E77216">
        <w:t>A separate manual on all procedures and protocols regarding the MIK sampling on quarter 1 IBTS surveys has been developed</w:t>
      </w:r>
      <w:r w:rsidR="00A96458">
        <w:t xml:space="preserve"> (SISP 2)</w:t>
      </w:r>
      <w:r w:rsidRPr="00E77216">
        <w:t>. This is available on the ICES webpage.</w:t>
      </w:r>
      <w:r w:rsidR="00F71FD3" w:rsidRPr="00E77216">
        <w:t xml:space="preserve"> All nations sampling during IBTS Q1 must follow the protocols outlined in </w:t>
      </w:r>
      <w:r w:rsidR="00692C52">
        <w:t>the MIK</w:t>
      </w:r>
      <w:r w:rsidR="00692C52" w:rsidRPr="00E77216">
        <w:t xml:space="preserve"> </w:t>
      </w:r>
      <w:r w:rsidR="00F71FD3" w:rsidRPr="00E77216">
        <w:t>documentation.</w:t>
      </w:r>
    </w:p>
    <w:p w14:paraId="1747A2C2" w14:textId="77777777" w:rsidR="0064794F" w:rsidRPr="00E77216" w:rsidRDefault="0064794F" w:rsidP="005C648C">
      <w:pPr>
        <w:pStyle w:val="Heading1"/>
        <w:pageBreakBefore w:val="0"/>
        <w:ind w:hanging="635"/>
      </w:pPr>
      <w:bookmarkStart w:id="120" w:name="_Toc362924128"/>
      <w:bookmarkStart w:id="121" w:name="_Toc323196625"/>
      <w:bookmarkStart w:id="122" w:name="_Toc362437519"/>
      <w:bookmarkStart w:id="123" w:name="_Toc420936014"/>
      <w:r w:rsidRPr="00E77216">
        <w:t>Environmental data</w:t>
      </w:r>
      <w:bookmarkEnd w:id="120"/>
      <w:bookmarkEnd w:id="121"/>
      <w:bookmarkEnd w:id="122"/>
      <w:bookmarkEnd w:id="123"/>
    </w:p>
    <w:p w14:paraId="323B9D55" w14:textId="77777777" w:rsidR="0064794F" w:rsidRPr="00E77216" w:rsidRDefault="0064794F" w:rsidP="005C648C">
      <w:r w:rsidRPr="00E77216">
        <w:t>Either before or after each GOV trawl, the following minimum hydro</w:t>
      </w:r>
      <w:r w:rsidRPr="00E77216">
        <w:softHyphen/>
        <w:t xml:space="preserve">graphical data are </w:t>
      </w:r>
      <w:r w:rsidR="00F71FD3" w:rsidRPr="00E77216">
        <w:t xml:space="preserve">to be </w:t>
      </w:r>
      <w:r w:rsidRPr="00E77216">
        <w:t>collected:</w:t>
      </w:r>
    </w:p>
    <w:p w14:paraId="340F89D7" w14:textId="77777777" w:rsidR="0064794F" w:rsidRPr="00E77216" w:rsidRDefault="0064794F" w:rsidP="005C648C">
      <w:pPr>
        <w:pStyle w:val="ListBullet"/>
      </w:pPr>
      <w:r w:rsidRPr="00E77216">
        <w:t>surface temperature</w:t>
      </w:r>
    </w:p>
    <w:p w14:paraId="5327CD47" w14:textId="77777777" w:rsidR="0064794F" w:rsidRPr="00E77216" w:rsidRDefault="0064794F" w:rsidP="005C648C">
      <w:pPr>
        <w:pStyle w:val="ListBullet"/>
      </w:pPr>
      <w:r w:rsidRPr="00E77216">
        <w:t>bottom temperature</w:t>
      </w:r>
    </w:p>
    <w:p w14:paraId="38FB0445" w14:textId="77777777" w:rsidR="0064794F" w:rsidRPr="00E77216" w:rsidRDefault="0064794F" w:rsidP="005C648C">
      <w:pPr>
        <w:pStyle w:val="ListBullet"/>
      </w:pPr>
      <w:r w:rsidRPr="00E77216">
        <w:t>surface salinity</w:t>
      </w:r>
    </w:p>
    <w:p w14:paraId="10DF9EFD" w14:textId="77777777" w:rsidR="0064794F" w:rsidRPr="00E77216" w:rsidRDefault="0064794F" w:rsidP="005C648C">
      <w:pPr>
        <w:pStyle w:val="ListBullet"/>
      </w:pPr>
      <w:r w:rsidRPr="00E77216">
        <w:t>bottom salinity</w:t>
      </w:r>
    </w:p>
    <w:p w14:paraId="6DE3142B" w14:textId="11CC697C" w:rsidR="0064794F" w:rsidRDefault="0064794F" w:rsidP="005C648C">
      <w:r w:rsidRPr="00E77216">
        <w:t>When using a CTD-probe for measuring temperature and salinity, an appropriate calibration should be undertaken.</w:t>
      </w:r>
    </w:p>
    <w:p w14:paraId="69F77191" w14:textId="1B365826" w:rsidR="00D80B13" w:rsidRPr="00E77216" w:rsidRDefault="00D80B13" w:rsidP="005C648C">
      <w:r w:rsidRPr="00E77216">
        <w:t>Details of environmental data should be submitted to the ICES Data Centre according to established procedures. The national hydrographic station number must be reported in Record Type 1 to allow the link to be made between haul data and environmental data.</w:t>
      </w:r>
    </w:p>
    <w:p w14:paraId="2A0BF444" w14:textId="5C2F33BC" w:rsidR="0064794F" w:rsidRPr="00E77216" w:rsidRDefault="00A96458" w:rsidP="005C648C">
      <w:r>
        <w:t>T</w:t>
      </w:r>
      <w:r w:rsidR="0064794F" w:rsidRPr="00E77216">
        <w:t xml:space="preserve">he following additional environmental data </w:t>
      </w:r>
      <w:r>
        <w:t>should be collected if available</w:t>
      </w:r>
      <w:r w:rsidR="0064794F" w:rsidRPr="00E77216">
        <w:t>:</w:t>
      </w:r>
    </w:p>
    <w:p w14:paraId="27A691B2" w14:textId="77777777" w:rsidR="0064794F" w:rsidRPr="00E77216" w:rsidRDefault="0064794F" w:rsidP="005C648C">
      <w:pPr>
        <w:pStyle w:val="ListBullet"/>
      </w:pPr>
      <w:r w:rsidRPr="00E77216">
        <w:t>surface current direction</w:t>
      </w:r>
    </w:p>
    <w:p w14:paraId="3C302DF5" w14:textId="77777777" w:rsidR="0064794F" w:rsidRPr="00E77216" w:rsidRDefault="0064794F" w:rsidP="005C648C">
      <w:pPr>
        <w:pStyle w:val="ListBullet"/>
      </w:pPr>
      <w:r w:rsidRPr="00E77216">
        <w:t>surface current speed</w:t>
      </w:r>
    </w:p>
    <w:p w14:paraId="1F5FF71C" w14:textId="77777777" w:rsidR="0064794F" w:rsidRPr="00E77216" w:rsidRDefault="0064794F" w:rsidP="005C648C">
      <w:pPr>
        <w:pStyle w:val="ListBullet"/>
      </w:pPr>
      <w:r w:rsidRPr="00E77216">
        <w:t>bottom current direction</w:t>
      </w:r>
    </w:p>
    <w:p w14:paraId="3F979E40" w14:textId="77777777" w:rsidR="0064794F" w:rsidRPr="00E77216" w:rsidRDefault="0064794F" w:rsidP="005C648C">
      <w:pPr>
        <w:pStyle w:val="ListBullet"/>
      </w:pPr>
      <w:r w:rsidRPr="00E77216">
        <w:t>bottom current speed</w:t>
      </w:r>
    </w:p>
    <w:p w14:paraId="369ED61E" w14:textId="77777777" w:rsidR="0064794F" w:rsidRPr="00E77216" w:rsidRDefault="0064794F" w:rsidP="005C648C">
      <w:pPr>
        <w:pStyle w:val="ListBullet"/>
      </w:pPr>
      <w:r w:rsidRPr="00E77216">
        <w:t>wind direction</w:t>
      </w:r>
    </w:p>
    <w:p w14:paraId="068900B6" w14:textId="77777777" w:rsidR="0064794F" w:rsidRPr="00E77216" w:rsidRDefault="0064794F" w:rsidP="005C648C">
      <w:pPr>
        <w:pStyle w:val="ListBullet"/>
      </w:pPr>
      <w:r w:rsidRPr="00E77216">
        <w:t>wind</w:t>
      </w:r>
      <w:r w:rsidR="001F115D" w:rsidRPr="00E77216">
        <w:t xml:space="preserve"> </w:t>
      </w:r>
      <w:r w:rsidRPr="00E77216">
        <w:t>speed</w:t>
      </w:r>
    </w:p>
    <w:p w14:paraId="50ED085A" w14:textId="77777777" w:rsidR="0064794F" w:rsidRPr="00E77216" w:rsidRDefault="0064794F" w:rsidP="005C648C">
      <w:pPr>
        <w:pStyle w:val="ListBullet"/>
      </w:pPr>
      <w:r w:rsidRPr="00E77216">
        <w:t>swell direction</w:t>
      </w:r>
    </w:p>
    <w:p w14:paraId="3066546A" w14:textId="77777777" w:rsidR="0064794F" w:rsidRPr="00E77216" w:rsidRDefault="0064794F" w:rsidP="005C648C">
      <w:pPr>
        <w:pStyle w:val="ListBullet"/>
      </w:pPr>
      <w:r w:rsidRPr="00E77216">
        <w:t>swell height</w:t>
      </w:r>
    </w:p>
    <w:p w14:paraId="60C139AD" w14:textId="19E08845" w:rsidR="0064794F" w:rsidRDefault="0064794F" w:rsidP="005C648C">
      <w:commentRangeStart w:id="124"/>
      <w:r w:rsidRPr="00E77216">
        <w:t>The above parameters</w:t>
      </w:r>
      <w:r w:rsidR="0039207F" w:rsidRPr="00E77216">
        <w:t>, if collected, are</w:t>
      </w:r>
      <w:r w:rsidRPr="00E77216">
        <w:t xml:space="preserve"> reported in the ‘Ha</w:t>
      </w:r>
      <w:r w:rsidR="004841ED" w:rsidRPr="00E77216">
        <w:t>ul Information file HH’ (Annex</w:t>
      </w:r>
      <w:commentRangeEnd w:id="124"/>
      <w:r w:rsidR="00D505B7">
        <w:rPr>
          <w:rStyle w:val="CommentReference"/>
          <w:lang w:val="en-US"/>
        </w:rPr>
        <w:commentReference w:id="124"/>
      </w:r>
      <w:r w:rsidR="004841ED" w:rsidRPr="00E77216">
        <w:t xml:space="preserve"> </w:t>
      </w:r>
      <w:commentRangeStart w:id="125"/>
      <w:commentRangeStart w:id="126"/>
      <w:r w:rsidR="004841ED" w:rsidRPr="00E77216">
        <w:t>1</w:t>
      </w:r>
      <w:r w:rsidR="00E918A5">
        <w:t>5</w:t>
      </w:r>
      <w:commentRangeEnd w:id="125"/>
      <w:r w:rsidR="00DB2E32">
        <w:rPr>
          <w:rStyle w:val="CommentReference"/>
          <w:lang w:val="en-US"/>
        </w:rPr>
        <w:commentReference w:id="125"/>
      </w:r>
      <w:commentRangeEnd w:id="126"/>
      <w:r w:rsidR="00692C52">
        <w:rPr>
          <w:rStyle w:val="CommentReference"/>
          <w:lang w:val="en-US"/>
        </w:rPr>
        <w:commentReference w:id="126"/>
      </w:r>
      <w:r w:rsidRPr="00E77216">
        <w:t>).</w:t>
      </w:r>
      <w:r w:rsidR="00D32925">
        <w:t xml:space="preserve"> Each nation must ensure that the units are uploaded as required in the HH specifications.</w:t>
      </w:r>
    </w:p>
    <w:p w14:paraId="62FDF77B" w14:textId="77777777" w:rsidR="0064794F" w:rsidRPr="00E77216" w:rsidRDefault="0064794F" w:rsidP="005C648C">
      <w:pPr>
        <w:pStyle w:val="Heading1"/>
      </w:pPr>
      <w:bookmarkStart w:id="127" w:name="_Toc362924129"/>
      <w:bookmarkStart w:id="128" w:name="_Toc462721199"/>
      <w:bookmarkStart w:id="129" w:name="_Toc323196626"/>
      <w:bookmarkStart w:id="130" w:name="_Toc362437520"/>
      <w:bookmarkStart w:id="131" w:name="_Toc420936015"/>
      <w:r w:rsidRPr="00E77216">
        <w:lastRenderedPageBreak/>
        <w:t>Exchange specifications for IBTS data</w:t>
      </w:r>
      <w:bookmarkEnd w:id="127"/>
      <w:bookmarkEnd w:id="128"/>
      <w:bookmarkEnd w:id="129"/>
      <w:bookmarkEnd w:id="130"/>
      <w:bookmarkEnd w:id="131"/>
    </w:p>
    <w:p w14:paraId="440C234B" w14:textId="674BF81A" w:rsidR="0064794F" w:rsidRPr="00E77216" w:rsidRDefault="005674A4" w:rsidP="0064794F">
      <w:r>
        <w:t>Four</w:t>
      </w:r>
      <w:r w:rsidRPr="00E77216">
        <w:t xml:space="preserve"> </w:t>
      </w:r>
      <w:r w:rsidR="0064794F" w:rsidRPr="00E77216">
        <w:t>distinct types of computer records have been defined for standard storage of the IBTS data:</w:t>
      </w:r>
    </w:p>
    <w:p w14:paraId="20B2C685" w14:textId="28BA355C" w:rsidR="0064794F" w:rsidRPr="00E77216" w:rsidRDefault="0064794F" w:rsidP="0064794F">
      <w:pPr>
        <w:tabs>
          <w:tab w:val="left" w:pos="993"/>
        </w:tabs>
        <w:spacing w:after="0"/>
      </w:pPr>
      <w:r w:rsidRPr="00E77216">
        <w:t xml:space="preserve">Type 1: </w:t>
      </w:r>
      <w:r w:rsidRPr="00E77216">
        <w:tab/>
        <w:t xml:space="preserve">HH – Record with detailed haul information (Annex </w:t>
      </w:r>
      <w:r w:rsidR="005674A4" w:rsidRPr="00E77216">
        <w:t>1</w:t>
      </w:r>
      <w:r w:rsidR="005674A4">
        <w:t>5</w:t>
      </w:r>
      <w:r w:rsidRPr="00E77216">
        <w:t>)</w:t>
      </w:r>
    </w:p>
    <w:p w14:paraId="0576A0BB" w14:textId="65BAF67A" w:rsidR="0064794F" w:rsidRPr="00E77216" w:rsidRDefault="0064794F" w:rsidP="0064794F">
      <w:pPr>
        <w:tabs>
          <w:tab w:val="left" w:pos="993"/>
        </w:tabs>
        <w:spacing w:after="0"/>
      </w:pPr>
      <w:r w:rsidRPr="00E77216">
        <w:t xml:space="preserve">Type 2: </w:t>
      </w:r>
      <w:r w:rsidRPr="00E77216">
        <w:tab/>
        <w:t xml:space="preserve">HL – Length frequency data (Annex </w:t>
      </w:r>
      <w:r w:rsidR="005674A4" w:rsidRPr="00E77216">
        <w:t>1</w:t>
      </w:r>
      <w:r w:rsidR="005674A4">
        <w:t>6</w:t>
      </w:r>
      <w:r w:rsidRPr="00E77216">
        <w:t>)</w:t>
      </w:r>
    </w:p>
    <w:p w14:paraId="3300D331" w14:textId="07E85EC6" w:rsidR="0064794F" w:rsidRDefault="0064794F" w:rsidP="0064794F">
      <w:pPr>
        <w:tabs>
          <w:tab w:val="left" w:pos="993"/>
        </w:tabs>
      </w:pPr>
      <w:r w:rsidRPr="00E77216">
        <w:t xml:space="preserve">Type 3: </w:t>
      </w:r>
      <w:r w:rsidRPr="00E77216">
        <w:tab/>
        <w:t xml:space="preserve">CA – Sex-maturity-age–length keys (SMALK; Annex </w:t>
      </w:r>
      <w:r w:rsidR="005674A4" w:rsidRPr="00E77216">
        <w:t>1</w:t>
      </w:r>
      <w:r w:rsidR="005674A4">
        <w:t>7</w:t>
      </w:r>
      <w:r w:rsidRPr="00E77216">
        <w:t>)</w:t>
      </w:r>
    </w:p>
    <w:p w14:paraId="3808BECA" w14:textId="795D93FD" w:rsidR="005674A4" w:rsidRPr="00004232" w:rsidRDefault="005674A4" w:rsidP="0064794F">
      <w:pPr>
        <w:tabs>
          <w:tab w:val="left" w:pos="993"/>
        </w:tabs>
        <w:rPr>
          <w:lang w:val="nb-NO"/>
        </w:rPr>
      </w:pPr>
      <w:r w:rsidRPr="00004232">
        <w:rPr>
          <w:lang w:val="nb-NO"/>
        </w:rPr>
        <w:t xml:space="preserve">Type 4: </w:t>
      </w:r>
      <w:r w:rsidRPr="00004232">
        <w:rPr>
          <w:lang w:val="nb-NO"/>
        </w:rPr>
        <w:tab/>
        <w:t>LT – litter reporting f</w:t>
      </w:r>
      <w:r>
        <w:rPr>
          <w:lang w:val="nb-NO"/>
        </w:rPr>
        <w:t>ormat (Annex 18).</w:t>
      </w:r>
    </w:p>
    <w:p w14:paraId="41B2CD8D" w14:textId="29BA69B6" w:rsidR="0064794F" w:rsidRPr="00E77216" w:rsidRDefault="0064794F" w:rsidP="005C648C">
      <w:r w:rsidRPr="00E77216">
        <w:t xml:space="preserve">The summaries of the formats of these record types are given in the appendices and detailed descriptions can also be found at the ICES web page: </w:t>
      </w:r>
      <w:hyperlink r:id="rId53" w:history="1">
        <w:r w:rsidR="005674A4" w:rsidRPr="008B71D9">
          <w:rPr>
            <w:rStyle w:val="Hyperlink"/>
          </w:rPr>
          <w:t>https://datras.ices.dk/Data_products/ReportingFormat.aspx</w:t>
        </w:r>
      </w:hyperlink>
      <w:r w:rsidR="005674A4">
        <w:t xml:space="preserve">. </w:t>
      </w:r>
    </w:p>
    <w:p w14:paraId="3C9152BE" w14:textId="0FB04171" w:rsidR="00D80B13" w:rsidRDefault="0064794F" w:rsidP="005C648C">
      <w:r w:rsidRPr="00E77216">
        <w:t>Provisional data obtained from the North Sea and Skagerrak/Kattegat should be submitted to the quarterly coordinator as soon as possible after co</w:t>
      </w:r>
      <w:r w:rsidR="004841ED" w:rsidRPr="00E77216">
        <w:t>mpletion of the cruise</w:t>
      </w:r>
      <w:r w:rsidR="00D32925">
        <w:t xml:space="preserve"> (see DATRAS website for upload deadlines)</w:t>
      </w:r>
      <w:r w:rsidR="004841ED" w:rsidRPr="00E77216">
        <w:t>. Annex 1</w:t>
      </w:r>
      <w:r w:rsidR="00547D0E">
        <w:t>9</w:t>
      </w:r>
      <w:r w:rsidRPr="00E77216">
        <w:t xml:space="preserve"> lists the sampling areas and standard areas for the calculation of abundance indices (using</w:t>
      </w:r>
      <w:r w:rsidR="00D505B7">
        <w:t xml:space="preserve"> </w:t>
      </w:r>
      <w:r w:rsidR="00D505B7" w:rsidRPr="00E77216">
        <w:t>CM 1977/Gen:3</w:t>
      </w:r>
      <w:r w:rsidRPr="00E77216">
        <w:t xml:space="preserve"> Figures 6.1 </w:t>
      </w:r>
      <w:r w:rsidR="001F7478">
        <w:t>and</w:t>
      </w:r>
      <w:r w:rsidR="001F7478" w:rsidRPr="00E77216">
        <w:t xml:space="preserve"> </w:t>
      </w:r>
      <w:r w:rsidRPr="00E77216">
        <w:t>6.</w:t>
      </w:r>
      <w:r w:rsidR="001F7478">
        <w:t>2</w:t>
      </w:r>
      <w:r w:rsidRPr="00E77216">
        <w:t xml:space="preserve"> for guidance)</w:t>
      </w:r>
      <w:r w:rsidR="00D80B13">
        <w:t xml:space="preserve">, while </w:t>
      </w:r>
      <w:r w:rsidR="00D505B7" w:rsidRPr="00E77216">
        <w:t>CM 1977/Gen:3</w:t>
      </w:r>
      <w:r w:rsidR="00D505B7">
        <w:t xml:space="preserve"> </w:t>
      </w:r>
      <w:r w:rsidR="00D80B13">
        <w:t>Figure 6.</w:t>
      </w:r>
      <w:r w:rsidR="001F7478">
        <w:t>3</w:t>
      </w:r>
      <w:r w:rsidR="00D80B13">
        <w:t xml:space="preserve"> shows the index areas for those stocks that use the delta-GAM index estimation approach.</w:t>
      </w:r>
      <w:r w:rsidRPr="00E77216">
        <w:t xml:space="preserve"> Annex </w:t>
      </w:r>
      <w:r w:rsidR="00547D0E">
        <w:t>20</w:t>
      </w:r>
      <w:r w:rsidR="00547D0E" w:rsidRPr="00E77216">
        <w:t xml:space="preserve"> </w:t>
      </w:r>
      <w:r w:rsidRPr="00E77216">
        <w:t xml:space="preserve">lists the length splits for the various target species. </w:t>
      </w:r>
    </w:p>
    <w:p w14:paraId="0AD881D3" w14:textId="27E06366" w:rsidR="0064794F" w:rsidRPr="00E77216" w:rsidRDefault="0064794F" w:rsidP="005C648C">
      <w:r w:rsidRPr="00E77216">
        <w:t>Final data should only be submitted to the ICES Data Centre after the national institute has checked the data</w:t>
      </w:r>
      <w:r w:rsidR="00BB3FE8" w:rsidRPr="00E77216">
        <w:t>; data is further checked</w:t>
      </w:r>
      <w:r w:rsidRPr="00E77216">
        <w:t xml:space="preserve"> using official checking programs issued by ICES</w:t>
      </w:r>
      <w:r w:rsidR="00BB3FE8" w:rsidRPr="00E77216">
        <w:t xml:space="preserve"> within DATRAS, but institutes </w:t>
      </w:r>
      <w:r w:rsidR="00BB3FE8" w:rsidRPr="00E77216">
        <w:rPr>
          <w:b/>
        </w:rPr>
        <w:t>must</w:t>
      </w:r>
      <w:r w:rsidR="00BB3FE8" w:rsidRPr="00E77216">
        <w:t xml:space="preserve"> instigate their own data checking routines and not rely solely on those within DATRAS</w:t>
      </w:r>
      <w:r w:rsidRPr="00E77216">
        <w:t>.</w:t>
      </w:r>
    </w:p>
    <w:p w14:paraId="2EF938CC" w14:textId="77777777" w:rsidR="0064794F" w:rsidRPr="00E77216" w:rsidRDefault="0064794F" w:rsidP="0064794F"/>
    <w:p w14:paraId="2A04A5FB" w14:textId="77777777" w:rsidR="0064794F" w:rsidRPr="00E77216" w:rsidRDefault="0064794F" w:rsidP="0064794F"/>
    <w:p w14:paraId="77E4B1CD" w14:textId="77777777" w:rsidR="00A255BB" w:rsidRDefault="00A255BB" w:rsidP="002238F8">
      <w:pPr>
        <w:pStyle w:val="Illustration1"/>
        <w:ind w:left="-567"/>
      </w:pPr>
    </w:p>
    <w:p w14:paraId="6BA4400C" w14:textId="7DFCC26A" w:rsidR="0064794F" w:rsidRPr="00E77216" w:rsidRDefault="0064794F" w:rsidP="007762CB">
      <w:pPr>
        <w:pStyle w:val="Illustration1"/>
        <w:ind w:left="-567"/>
      </w:pPr>
    </w:p>
    <w:p w14:paraId="1739EFA4" w14:textId="64BB5D15" w:rsidR="0064794F" w:rsidRPr="00E77216" w:rsidRDefault="0064794F" w:rsidP="0064794F">
      <w:pPr>
        <w:pStyle w:val="Illustration1"/>
        <w:ind w:left="-567"/>
      </w:pPr>
    </w:p>
    <w:p w14:paraId="56F5F003" w14:textId="77777777" w:rsidR="0064794F" w:rsidRPr="00E77216" w:rsidRDefault="0064794F" w:rsidP="0064794F">
      <w:pPr>
        <w:pStyle w:val="Heading1"/>
      </w:pPr>
      <w:bookmarkStart w:id="132" w:name="_Toc362437521"/>
      <w:bookmarkStart w:id="133" w:name="_Toc420936016"/>
      <w:r w:rsidRPr="00E77216">
        <w:lastRenderedPageBreak/>
        <w:t>References</w:t>
      </w:r>
      <w:bookmarkEnd w:id="132"/>
      <w:bookmarkEnd w:id="133"/>
    </w:p>
    <w:p w14:paraId="34057609" w14:textId="77777777" w:rsidR="0064794F" w:rsidRPr="00E77216" w:rsidRDefault="008B206F" w:rsidP="0064794F">
      <w:pPr>
        <w:pStyle w:val="Reference"/>
        <w:rPr>
          <w:lang w:eastAsia="en-GB"/>
        </w:rPr>
      </w:pPr>
      <w:r w:rsidRPr="00C17FA7">
        <w:rPr>
          <w:lang w:val="da-DK" w:eastAsia="en-GB"/>
        </w:rPr>
        <w:t xml:space="preserve">Heessen, H., Dalskov, J., Cook, R. M. </w:t>
      </w:r>
      <w:r w:rsidR="00792CDA" w:rsidRPr="00C17FA7">
        <w:rPr>
          <w:lang w:val="da-DK" w:eastAsia="en-GB"/>
        </w:rPr>
        <w:t>1997</w:t>
      </w:r>
      <w:r w:rsidR="0064794F" w:rsidRPr="00C17FA7">
        <w:rPr>
          <w:lang w:val="da-DK" w:eastAsia="en-GB"/>
        </w:rPr>
        <w:t xml:space="preserve">. </w:t>
      </w:r>
      <w:r w:rsidR="0064794F" w:rsidRPr="00E77216">
        <w:rPr>
          <w:lang w:eastAsia="en-GB"/>
        </w:rPr>
        <w:t>The International Bottom Trawl survey in the North Sea, the Skagerrak and Kattegat. ICES, Copenhagen (Denmark). ICES CM 1997/Y:31, 25 p</w:t>
      </w:r>
      <w:r w:rsidR="006B2AB3" w:rsidRPr="00E77216">
        <w:rPr>
          <w:lang w:eastAsia="en-GB"/>
        </w:rPr>
        <w:t>p</w:t>
      </w:r>
      <w:r w:rsidR="0064794F" w:rsidRPr="00E77216">
        <w:rPr>
          <w:lang w:eastAsia="en-GB"/>
        </w:rPr>
        <w:t>.</w:t>
      </w:r>
    </w:p>
    <w:p w14:paraId="508E1408" w14:textId="77777777" w:rsidR="0064794F" w:rsidRPr="00E77216" w:rsidRDefault="0064794F" w:rsidP="0064794F">
      <w:pPr>
        <w:pStyle w:val="Reference"/>
      </w:pPr>
      <w:r w:rsidRPr="00E77216">
        <w:t>ICES. 1963. International Young Herring Surveys. Report of Working Group meeting in Ĳmuiden, 26–27 March, 1963. ICES CM 1963/Herring Cttee: 101.</w:t>
      </w:r>
    </w:p>
    <w:p w14:paraId="75A34BCC" w14:textId="77777777" w:rsidR="0064794F" w:rsidRPr="00E77216" w:rsidRDefault="0064794F" w:rsidP="0064794F">
      <w:pPr>
        <w:pStyle w:val="Reference"/>
      </w:pPr>
      <w:r w:rsidRPr="00E77216">
        <w:t>ICES. 1974. Report of the Working Group on North Sea Young Herring Surveys. ICES CM 1974/H:6.</w:t>
      </w:r>
    </w:p>
    <w:p w14:paraId="149FC999" w14:textId="77777777" w:rsidR="0064794F" w:rsidRPr="00E77216" w:rsidRDefault="0064794F" w:rsidP="0064794F">
      <w:pPr>
        <w:pStyle w:val="Reference"/>
      </w:pPr>
      <w:r w:rsidRPr="00E77216">
        <w:t>ICES. 1977. Report of the Working Group on North Sea Young Herring Surveys. ICES CM 1977/H:11.</w:t>
      </w:r>
    </w:p>
    <w:p w14:paraId="5105A90E" w14:textId="77777777" w:rsidR="00C147AC" w:rsidRPr="00E77216" w:rsidRDefault="00C147AC" w:rsidP="00C147AC">
      <w:pPr>
        <w:pStyle w:val="Reference"/>
      </w:pPr>
      <w:r w:rsidRPr="00E77216">
        <w:t>ICES. 1981a. Manual for the International Young Fish Surveys in the North Sea, Skagerrak and Kattegat. ICES CM 1981/H:9.</w:t>
      </w:r>
    </w:p>
    <w:p w14:paraId="613359F2" w14:textId="77777777" w:rsidR="0064794F" w:rsidRPr="00E77216" w:rsidRDefault="0064794F" w:rsidP="0064794F">
      <w:pPr>
        <w:pStyle w:val="Reference"/>
      </w:pPr>
      <w:r w:rsidRPr="00E77216">
        <w:t>ICES. 1981</w:t>
      </w:r>
      <w:r w:rsidR="00C147AC" w:rsidRPr="00E77216">
        <w:t>b</w:t>
      </w:r>
      <w:r w:rsidRPr="00E77216">
        <w:t>. Report of the Joint meeting of the International Young Herring Survey. Working Group and the International Gadoid Survey Working Group. Ĳmuiden, 12–14 May, 1981. ICES CM 1981/H:10.</w:t>
      </w:r>
    </w:p>
    <w:p w14:paraId="10208C87" w14:textId="667794F2" w:rsidR="008162B4" w:rsidRDefault="008162B4" w:rsidP="0064794F">
      <w:pPr>
        <w:pStyle w:val="Reference"/>
      </w:pPr>
      <w:r>
        <w:t xml:space="preserve">ICES. 1986. </w:t>
      </w:r>
      <w:r w:rsidRPr="00E77216">
        <w:t>Manual of the International Young Fish Survey in the North Sea, Skagerrak and Kattegat, 3rd revision. ICES CM 1986/H:2</w:t>
      </w:r>
      <w:r>
        <w:t>.</w:t>
      </w:r>
    </w:p>
    <w:p w14:paraId="0A0E8D48" w14:textId="355EC7B7" w:rsidR="0064794F" w:rsidRPr="00E77216" w:rsidRDefault="0064794F" w:rsidP="0064794F">
      <w:pPr>
        <w:pStyle w:val="Reference"/>
      </w:pPr>
      <w:r w:rsidRPr="00E77216">
        <w:t>ICES. 1990. Report of the International North Sea, Skagerrak, and Kattegat Bottom Trawl Survey Working Group. ICES CM 1990/H:3.</w:t>
      </w:r>
    </w:p>
    <w:p w14:paraId="6B4EBA00" w14:textId="77777777" w:rsidR="0064794F" w:rsidRPr="00E77216" w:rsidRDefault="0064794F" w:rsidP="0064794F">
      <w:pPr>
        <w:pStyle w:val="Reference"/>
      </w:pPr>
      <w:r w:rsidRPr="00E77216">
        <w:t>ICES. 1992. Report of the International Bottom Trawl Survey Working Group. ICES CM 1992/H:3. 21 pp.</w:t>
      </w:r>
    </w:p>
    <w:p w14:paraId="464290B4" w14:textId="37366DEC" w:rsidR="0064794F" w:rsidRDefault="0064794F" w:rsidP="0064794F">
      <w:pPr>
        <w:pStyle w:val="Reference"/>
      </w:pPr>
      <w:r w:rsidRPr="00E77216">
        <w:t>ICES. 1996. Report of the International Bottom Trawl Survey Working Group. ICES CM 1996/H:1.</w:t>
      </w:r>
    </w:p>
    <w:p w14:paraId="3E23DAFD" w14:textId="72F62FDE" w:rsidR="00A9722C" w:rsidRPr="00C555B1" w:rsidRDefault="00A9722C" w:rsidP="0064794F">
      <w:pPr>
        <w:pStyle w:val="Reference"/>
        <w:rPr>
          <w:lang w:val="en-US"/>
          <w:rPrChange w:id="134" w:author="Arnaud AUBER, Ifremer Boulogne PDG-RBE-HMMN-RHBL" w:date="2018-04-04T14:10:00Z">
            <w:rPr>
              <w:lang w:val="fr-FR"/>
            </w:rPr>
          </w:rPrChange>
        </w:rPr>
      </w:pPr>
      <w:r>
        <w:t xml:space="preserve">ICES. 1999. Manual for the International Bottom Trawl Surveys. </w:t>
      </w:r>
      <w:r w:rsidRPr="00C555B1">
        <w:rPr>
          <w:lang w:val="en-US"/>
          <w:rPrChange w:id="135" w:author="Arnaud AUBER, Ifremer Boulogne PDG-RBE-HMMN-RHBL" w:date="2018-04-04T14:10:00Z">
            <w:rPr>
              <w:lang w:val="fr-FR"/>
            </w:rPr>
          </w:rPrChange>
        </w:rPr>
        <w:t>Revision VI. ICES CM 1999/D:2, Appendum 2, Ref. G. 51 pp.</w:t>
      </w:r>
    </w:p>
    <w:p w14:paraId="02B6293A" w14:textId="77777777" w:rsidR="0064794F" w:rsidRPr="00E77216" w:rsidRDefault="0064794F" w:rsidP="0064794F">
      <w:pPr>
        <w:pStyle w:val="Reference"/>
      </w:pPr>
      <w:r w:rsidRPr="00C555B1">
        <w:rPr>
          <w:lang w:val="en-US"/>
          <w:rPrChange w:id="136" w:author="Arnaud AUBER, Ifremer Boulogne PDG-RBE-HMMN-RHBL" w:date="2018-04-04T14:10:00Z">
            <w:rPr>
              <w:lang w:val="fr-FR"/>
            </w:rPr>
          </w:rPrChange>
        </w:rPr>
        <w:t xml:space="preserve">ICES. 2002. </w:t>
      </w:r>
      <w:r w:rsidRPr="00E77216">
        <w:t>Report of the International Bottom Trawl Survey Working Group. ICES CM 2002/D:03.</w:t>
      </w:r>
    </w:p>
    <w:p w14:paraId="215855C3" w14:textId="30C3CC2C" w:rsidR="00C147AC" w:rsidRPr="00CC4696" w:rsidRDefault="00C147AC" w:rsidP="00C147AC">
      <w:pPr>
        <w:pStyle w:val="Reference"/>
      </w:pPr>
      <w:r w:rsidRPr="00E77216">
        <w:t>ICES. 200</w:t>
      </w:r>
      <w:r w:rsidR="008162B4">
        <w:t>6</w:t>
      </w:r>
      <w:r w:rsidRPr="00E77216">
        <w:t xml:space="preserve">. Manual for the International Bottom Trawl Surveys. </w:t>
      </w:r>
      <w:r w:rsidRPr="00CC4696">
        <w:t>Revision VII, ICES CM 2006/RMC:03.</w:t>
      </w:r>
    </w:p>
    <w:p w14:paraId="7AD0C922" w14:textId="34AD2B3F" w:rsidR="00CC4696" w:rsidRPr="00C17FA7" w:rsidRDefault="00CC4696" w:rsidP="00CC4696">
      <w:pPr>
        <w:pStyle w:val="Reference"/>
      </w:pPr>
      <w:r w:rsidRPr="00C17FA7">
        <w:t>ICES. 2008. Report of the International Bottom Trawl Survey Working Group (IBTSWG), 31 March  ‐  4 April 2008, Vigo, Spain. ICES CM 2008 RMC:02. 228 pp.</w:t>
      </w:r>
    </w:p>
    <w:p w14:paraId="7260EE12" w14:textId="66D1EF01" w:rsidR="0062157F" w:rsidRPr="00C17FA7" w:rsidRDefault="0062157F" w:rsidP="0062157F">
      <w:pPr>
        <w:pStyle w:val="Reference"/>
      </w:pPr>
      <w:r w:rsidRPr="00C17FA7">
        <w:t>ICES. 2009. Report of the Study Group on Survey Trawl Standardisation (SGSTS), by correspondence. ICES CM 2009/FTC:09. 127 pp.</w:t>
      </w:r>
    </w:p>
    <w:p w14:paraId="1ECAF273" w14:textId="09147A08" w:rsidR="004A24FD" w:rsidRPr="00C17FA7" w:rsidRDefault="004A24FD" w:rsidP="0062157F">
      <w:pPr>
        <w:pStyle w:val="Reference"/>
      </w:pPr>
      <w:r w:rsidRPr="00C17FA7">
        <w:t>ICES. 2012a. Report of the International Bottom Trawl Survey Working Group (IBTSWG), 27-30 March 2010, Lorient, France. ICES CM 2012/SSGESST :03. 323 pp.</w:t>
      </w:r>
    </w:p>
    <w:p w14:paraId="54DEDC74" w14:textId="627C8521" w:rsidR="00C147AC" w:rsidRPr="00E77216" w:rsidRDefault="00C147AC" w:rsidP="00C147AC">
      <w:pPr>
        <w:pStyle w:val="Reference"/>
      </w:pPr>
      <w:r w:rsidRPr="00CC4696">
        <w:t>ICES. 2012</w:t>
      </w:r>
      <w:r w:rsidR="00F87709">
        <w:t>b</w:t>
      </w:r>
      <w:r w:rsidRPr="00CC4696">
        <w:t xml:space="preserve">. </w:t>
      </w:r>
      <w:r w:rsidRPr="00E77216">
        <w:t>Report of the Workshop on Sexual Maturity Staging of sole, plaice, dab and flounder, ICES CM 2012/ACOM:50.</w:t>
      </w:r>
    </w:p>
    <w:p w14:paraId="1E408ACA" w14:textId="15D9B33A" w:rsidR="0093159A" w:rsidRDefault="00C147AC" w:rsidP="00C147AC">
      <w:pPr>
        <w:pStyle w:val="Reference"/>
      </w:pPr>
      <w:r w:rsidRPr="00E77216">
        <w:t>ICES. 2012</w:t>
      </w:r>
      <w:r w:rsidR="004B1467">
        <w:t>c</w:t>
      </w:r>
      <w:r w:rsidRPr="00E77216">
        <w:t>. Manual for the International Bottom Trawl Surveys. Series of ICES Survey Protocols. SISP 1-IBTS VIII. 68 pp.</w:t>
      </w:r>
    </w:p>
    <w:p w14:paraId="0BCAAC46" w14:textId="5BBD8133" w:rsidR="0093159A" w:rsidRDefault="00C147AC" w:rsidP="0093159A">
      <w:pPr>
        <w:pStyle w:val="Reference"/>
      </w:pPr>
      <w:r w:rsidRPr="00E77216">
        <w:t>ICES. 2012</w:t>
      </w:r>
      <w:r w:rsidR="004B1467">
        <w:t>d.</w:t>
      </w:r>
      <w:r w:rsidRPr="00E77216">
        <w:t xml:space="preserve"> Manual for the Midwater Ring Net sampling during IBTS Q1. Revision 1. 16 p.</w:t>
      </w:r>
    </w:p>
    <w:p w14:paraId="7F9AC801" w14:textId="1BC0E0B2" w:rsidR="0093159A" w:rsidRPr="00C17FA7" w:rsidRDefault="0093159A" w:rsidP="0093159A">
      <w:pPr>
        <w:pStyle w:val="Reference"/>
      </w:pPr>
      <w:r w:rsidRPr="00C17FA7">
        <w:t>ICES. 2013a. Report of the workshop on implementation in DATRAS of confidence limits estimation of abundance indices from bottom trawl survey data. 10-12 May 2006, ICES Headquarters, Copenhagen. 39 pp.</w:t>
      </w:r>
    </w:p>
    <w:p w14:paraId="306CEE71" w14:textId="54FBE975" w:rsidR="0093159A" w:rsidRDefault="00C147AC" w:rsidP="0093159A">
      <w:pPr>
        <w:pStyle w:val="Reference"/>
      </w:pPr>
      <w:r w:rsidRPr="00E77216">
        <w:t>ICES. 2013</w:t>
      </w:r>
      <w:r w:rsidR="004B1467">
        <w:t>b</w:t>
      </w:r>
      <w:r w:rsidRPr="00E77216">
        <w:t>. Manual for the International Bottom Trawl Surveys. Series of ICES Survey Protocols. SISP 3-IBTS IX. 68 pp.</w:t>
      </w:r>
    </w:p>
    <w:p w14:paraId="28E3A39D" w14:textId="10126629" w:rsidR="002460EA" w:rsidRDefault="00C147AC" w:rsidP="0093159A">
      <w:pPr>
        <w:pStyle w:val="Reference"/>
      </w:pPr>
      <w:r w:rsidRPr="00E77216">
        <w:lastRenderedPageBreak/>
        <w:t>ICES. 2013</w:t>
      </w:r>
      <w:r w:rsidR="004B1467">
        <w:t>c</w:t>
      </w:r>
      <w:r w:rsidRPr="00E77216">
        <w:t>. Manual for the Midwater Ring Net sampling during IBTS Q1. Series of ICES Survey Protocols. SISP 2-MIK 2. 18 pp.</w:t>
      </w:r>
    </w:p>
    <w:p w14:paraId="6D403FBC" w14:textId="42E2517B" w:rsidR="0006786B" w:rsidRDefault="0006786B" w:rsidP="0093159A">
      <w:pPr>
        <w:pStyle w:val="Reference"/>
      </w:pPr>
      <w:r>
        <w:t>ICES. 2015</w:t>
      </w:r>
      <w:r w:rsidR="00EB5788">
        <w:t>a</w:t>
      </w:r>
      <w:r>
        <w:t xml:space="preserve">. </w:t>
      </w:r>
      <w:r w:rsidR="00FA12D4" w:rsidRPr="00FA12D4">
        <w:t>Report of the International Bottom Trawl Survey Working Group</w:t>
      </w:r>
      <w:r w:rsidR="00FA12D4">
        <w:t xml:space="preserve"> </w:t>
      </w:r>
      <w:r w:rsidR="00FA12D4" w:rsidRPr="00FA12D4">
        <w:t>(IBTSWG), 23-27 March 2015, Bergen, Norway. ICES CM 2015/SSGIEOM:24. 278 pp.</w:t>
      </w:r>
    </w:p>
    <w:p w14:paraId="7F5CC0FC" w14:textId="209B7E0A" w:rsidR="00EB5788" w:rsidRDefault="00EB5788" w:rsidP="00EB5788">
      <w:pPr>
        <w:pStyle w:val="Reference"/>
      </w:pPr>
      <w:r>
        <w:t>ICES. 2015b. Report of the Benchmark Workshop on North Sea Stocks (WKNSEA), 2–6 February 2015, Copenhagen, Denmark. ICES CM 2015/ACOM:32. 253 pp.</w:t>
      </w:r>
    </w:p>
    <w:p w14:paraId="03C3410A" w14:textId="28009AB3" w:rsidR="0006786B" w:rsidRDefault="0006786B" w:rsidP="0093159A">
      <w:pPr>
        <w:pStyle w:val="Reference"/>
      </w:pPr>
      <w:r>
        <w:t>ICES. 2016.</w:t>
      </w:r>
      <w:r w:rsidR="00FA12D4">
        <w:t xml:space="preserve"> </w:t>
      </w:r>
      <w:r w:rsidR="00FA12D4" w:rsidRPr="00FA12D4">
        <w:t>First Interim Report of the International Bottom Trawl Survey Working</w:t>
      </w:r>
      <w:r w:rsidR="00FA12D4">
        <w:t xml:space="preserve"> </w:t>
      </w:r>
      <w:r w:rsidR="00FA12D4" w:rsidRPr="00FA12D4">
        <w:t>Group (IBTSWG), 4-8 April 2016, Sète, France. ICES CM 2016/SSGIEOM:24. 292 pp.</w:t>
      </w:r>
    </w:p>
    <w:p w14:paraId="48E897E8" w14:textId="228F0349" w:rsidR="0006786B" w:rsidRDefault="0006786B" w:rsidP="0093159A">
      <w:pPr>
        <w:pStyle w:val="Reference"/>
      </w:pPr>
      <w:r>
        <w:t>ICES. 2017</w:t>
      </w:r>
      <w:r w:rsidR="00EB5788">
        <w:t>a</w:t>
      </w:r>
      <w:r>
        <w:t>.</w:t>
      </w:r>
      <w:r w:rsidR="00FA12D4">
        <w:t xml:space="preserve"> </w:t>
      </w:r>
      <w:r w:rsidR="00FA12D4" w:rsidRPr="00FA12D4">
        <w:t>Interim Report of the International Bottom Trawl Survey Working Group.</w:t>
      </w:r>
      <w:r w:rsidR="00FA12D4">
        <w:t xml:space="preserve"> </w:t>
      </w:r>
      <w:r w:rsidR="00FA12D4" w:rsidRPr="00FA12D4">
        <w:t>IBTSWG Report 2017 27-31 March 2017. ICES CM 2017/SSGIEOM:01. 337 pp.</w:t>
      </w:r>
    </w:p>
    <w:p w14:paraId="637DD392" w14:textId="04553066" w:rsidR="00EB5788" w:rsidRPr="00E77216" w:rsidRDefault="00EB5788" w:rsidP="00EB5788">
      <w:pPr>
        <w:pStyle w:val="Reference"/>
      </w:pPr>
      <w:r>
        <w:t>ICES: 2017b. Report of the Benchmark Workshop on North Sea Stocks (WKNSEA), 6–10 February 2017, Copenhagen, Denmark. ICES CM 2017/ACOM:34. 673 pp.</w:t>
      </w:r>
    </w:p>
    <w:p w14:paraId="40089660" w14:textId="47C12D87" w:rsidR="002460EA" w:rsidRDefault="002460EA">
      <w:pPr>
        <w:spacing w:before="0" w:after="0"/>
        <w:jc w:val="left"/>
        <w:rPr>
          <w:noProof/>
          <w:sz w:val="17"/>
        </w:rPr>
      </w:pPr>
    </w:p>
    <w:p w14:paraId="12F1F810" w14:textId="77777777" w:rsidR="00CE573D" w:rsidRDefault="00CE573D">
      <w:pPr>
        <w:spacing w:before="0" w:after="0"/>
        <w:jc w:val="left"/>
        <w:rPr>
          <w:noProof/>
          <w:sz w:val="17"/>
        </w:rPr>
      </w:pPr>
    </w:p>
    <w:p w14:paraId="7FE99B84" w14:textId="77777777" w:rsidR="00CE573D" w:rsidRPr="007762CB" w:rsidRDefault="00CE573D">
      <w:pPr>
        <w:spacing w:before="0" w:after="0"/>
        <w:jc w:val="left"/>
        <w:rPr>
          <w:b/>
          <w:noProof/>
          <w:sz w:val="17"/>
        </w:rPr>
      </w:pPr>
    </w:p>
    <w:sectPr w:rsidR="00CE573D" w:rsidRPr="007762CB" w:rsidSect="00D45F66">
      <w:headerReference w:type="even" r:id="rId54"/>
      <w:headerReference w:type="default" r:id="rId55"/>
      <w:pgSz w:w="11907" w:h="16839" w:code="9"/>
      <w:pgMar w:top="1729" w:right="1797" w:bottom="1151" w:left="2517" w:header="720" w:footer="720"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ne Sell" w:date="2017-05-30T10:57:00Z" w:initials="AS">
    <w:p w14:paraId="26F5CA1E" w14:textId="77777777" w:rsidR="00C555B1" w:rsidRDefault="00C555B1">
      <w:pPr>
        <w:pStyle w:val="CommentText"/>
      </w:pPr>
      <w:r>
        <w:rPr>
          <w:rStyle w:val="CommentReference"/>
        </w:rPr>
        <w:annotationRef/>
      </w:r>
      <w:r>
        <w:t>To be updated</w:t>
      </w:r>
    </w:p>
  </w:comment>
  <w:comment w:id="6" w:author="Olsen, Erik" w:date="2018-03-22T16:00:00Z" w:initials="OE">
    <w:p w14:paraId="4352B90F" w14:textId="40F8741C" w:rsidR="00C555B1" w:rsidRDefault="00C555B1">
      <w:pPr>
        <w:pStyle w:val="CommentText"/>
      </w:pPr>
      <w:r>
        <w:rPr>
          <w:rStyle w:val="CommentReference"/>
        </w:rPr>
        <w:annotationRef/>
      </w:r>
      <w:r>
        <w:t>Check Figure no</w:t>
      </w:r>
    </w:p>
  </w:comment>
  <w:comment w:id="21" w:author="Olsen, Erik" w:date="2018-03-21T17:01:00Z" w:initials="OE">
    <w:p w14:paraId="78D7A462" w14:textId="6CD12067" w:rsidR="00C555B1" w:rsidRDefault="00C555B1">
      <w:pPr>
        <w:pStyle w:val="CommentText"/>
      </w:pPr>
      <w:r>
        <w:rPr>
          <w:rStyle w:val="CommentReference"/>
        </w:rPr>
        <w:annotationRef/>
      </w:r>
      <w:r>
        <w:t>ROB: This needs to be described in the rigging manual</w:t>
      </w:r>
    </w:p>
  </w:comment>
  <w:comment w:id="23" w:author="Olsen, Erik" w:date="2018-03-22T16:03:00Z" w:initials="OE">
    <w:p w14:paraId="69B3E5EB" w14:textId="493EDB98" w:rsidR="00C555B1" w:rsidRDefault="00C555B1">
      <w:pPr>
        <w:pStyle w:val="CommentText"/>
      </w:pPr>
      <w:r>
        <w:rPr>
          <w:rStyle w:val="CommentReference"/>
        </w:rPr>
        <w:annotationRef/>
      </w:r>
      <w:r>
        <w:t>ERIK: Check figure reference</w:t>
      </w:r>
    </w:p>
  </w:comment>
  <w:comment w:id="28" w:author="Olsen, Erik" w:date="2018-03-22T16:05:00Z" w:initials="OE">
    <w:p w14:paraId="4525E290" w14:textId="72F4382D" w:rsidR="00C555B1" w:rsidRDefault="00C555B1">
      <w:pPr>
        <w:pStyle w:val="CommentText"/>
      </w:pPr>
      <w:r>
        <w:rPr>
          <w:rStyle w:val="CommentReference"/>
        </w:rPr>
        <w:annotationRef/>
      </w:r>
      <w:r>
        <w:t>ALL: check if the text is correct for your country</w:t>
      </w:r>
    </w:p>
  </w:comment>
  <w:comment w:id="29" w:author="Kai Wieland" w:date="2018-04-03T16:00:00Z" w:initials="KW">
    <w:p w14:paraId="0B6272CC" w14:textId="17B5B914" w:rsidR="00C555B1" w:rsidRDefault="00C555B1">
      <w:pPr>
        <w:pStyle w:val="CommentText"/>
      </w:pPr>
      <w:r>
        <w:rPr>
          <w:rStyle w:val="CommentReference"/>
        </w:rPr>
        <w:annotationRef/>
      </w:r>
      <w:r>
        <w:t>Is correct</w:t>
      </w:r>
    </w:p>
  </w:comment>
  <w:comment w:id="34" w:author="Olsen, Erik" w:date="2018-03-22T16:05:00Z" w:initials="OE">
    <w:p w14:paraId="1E1BF9DB" w14:textId="4F62EE75" w:rsidR="00C555B1" w:rsidRDefault="00C555B1">
      <w:pPr>
        <w:pStyle w:val="CommentText"/>
      </w:pPr>
      <w:r>
        <w:rPr>
          <w:rStyle w:val="CommentReference"/>
        </w:rPr>
        <w:annotationRef/>
      </w:r>
      <w:r>
        <w:t>ALL: Check if text is correct for your country</w:t>
      </w:r>
    </w:p>
  </w:comment>
  <w:comment w:id="35" w:author="Kai Wieland" w:date="2018-04-03T16:01:00Z" w:initials="KW">
    <w:p w14:paraId="3189E0D9" w14:textId="3C9AFC83" w:rsidR="00C555B1" w:rsidRDefault="00C555B1">
      <w:pPr>
        <w:pStyle w:val="CommentText"/>
      </w:pPr>
      <w:r>
        <w:rPr>
          <w:rStyle w:val="CommentReference"/>
        </w:rPr>
        <w:annotationRef/>
      </w:r>
      <w:r>
        <w:t>Is correct</w:t>
      </w:r>
    </w:p>
  </w:comment>
  <w:comment w:id="36" w:author="Olsen, Erik" w:date="2018-03-22T16:06:00Z" w:initials="OE">
    <w:p w14:paraId="2162D6B2" w14:textId="2DC44860" w:rsidR="00C555B1" w:rsidRDefault="00C555B1">
      <w:pPr>
        <w:pStyle w:val="CommentText"/>
      </w:pPr>
      <w:r>
        <w:rPr>
          <w:rStyle w:val="CommentReference"/>
        </w:rPr>
        <w:annotationRef/>
      </w:r>
      <w:r>
        <w:t>ALL: Check if this text is correct for each country</w:t>
      </w:r>
    </w:p>
  </w:comment>
  <w:comment w:id="37" w:author="Kai Wieland" w:date="2018-04-03T16:01:00Z" w:initials="KW">
    <w:p w14:paraId="20D5FB98" w14:textId="3C9C52B3" w:rsidR="00C555B1" w:rsidRDefault="00C555B1">
      <w:pPr>
        <w:pStyle w:val="CommentText"/>
      </w:pPr>
      <w:r>
        <w:rPr>
          <w:rStyle w:val="CommentReference"/>
        </w:rPr>
        <w:annotationRef/>
      </w:r>
      <w:r>
        <w:t>Is correct</w:t>
      </w:r>
    </w:p>
  </w:comment>
  <w:comment w:id="38" w:author="Arnaud AUBER, Ifremer Boulogne PDG-RBE-HMMN-RHBL" w:date="2018-04-04T14:10:00Z" w:initials="AAIBP">
    <w:p w14:paraId="0002A254" w14:textId="392BB4A9" w:rsidR="00C555B1" w:rsidRDefault="00C555B1">
      <w:pPr>
        <w:pStyle w:val="CommentText"/>
      </w:pPr>
      <w:r>
        <w:rPr>
          <w:rStyle w:val="CommentReference"/>
        </w:rPr>
        <w:annotationRef/>
      </w:r>
      <w:r>
        <w:t>correct</w:t>
      </w:r>
    </w:p>
  </w:comment>
  <w:comment w:id="39" w:author="Olsen, Erik" w:date="2018-03-22T16:07:00Z" w:initials="OE">
    <w:p w14:paraId="5E1950DB" w14:textId="07C51E89" w:rsidR="00C555B1" w:rsidRDefault="00C555B1">
      <w:pPr>
        <w:pStyle w:val="CommentText"/>
      </w:pPr>
      <w:r>
        <w:rPr>
          <w:rStyle w:val="CommentReference"/>
        </w:rPr>
        <w:annotationRef/>
      </w:r>
      <w:r>
        <w:t>ALL: Check if this text is correct for each country</w:t>
      </w:r>
    </w:p>
  </w:comment>
  <w:comment w:id="40" w:author="Kai Wieland" w:date="2018-04-03T16:01:00Z" w:initials="KW">
    <w:p w14:paraId="541D6974" w14:textId="69514046" w:rsidR="00C555B1" w:rsidRDefault="00C555B1">
      <w:pPr>
        <w:pStyle w:val="CommentText"/>
      </w:pPr>
      <w:r>
        <w:rPr>
          <w:rStyle w:val="CommentReference"/>
        </w:rPr>
        <w:annotationRef/>
      </w:r>
      <w:r>
        <w:t>Is correct</w:t>
      </w:r>
    </w:p>
  </w:comment>
  <w:comment w:id="41" w:author="Arnaud AUBER, Ifremer Boulogne PDG-RBE-HMMN-RHBL" w:date="2018-04-04T14:11:00Z" w:initials="AAIBP">
    <w:p w14:paraId="5CBE89DF" w14:textId="115EED7E" w:rsidR="00C555B1" w:rsidRDefault="00C555B1">
      <w:pPr>
        <w:pStyle w:val="CommentText"/>
      </w:pPr>
      <w:r>
        <w:rPr>
          <w:rStyle w:val="CommentReference"/>
        </w:rPr>
        <w:annotationRef/>
      </w:r>
      <w:r>
        <w:t>correct</w:t>
      </w:r>
    </w:p>
  </w:comment>
  <w:comment w:id="42" w:author="Olsen, Erik" w:date="2018-03-22T16:07:00Z" w:initials="OE">
    <w:p w14:paraId="68763850" w14:textId="3CBAA530" w:rsidR="00C555B1" w:rsidRDefault="00C555B1">
      <w:pPr>
        <w:pStyle w:val="CommentText"/>
      </w:pPr>
      <w:r>
        <w:rPr>
          <w:rStyle w:val="CommentReference"/>
        </w:rPr>
        <w:annotationRef/>
      </w:r>
      <w:r>
        <w:t>ALL: Check if this text is correct for each country</w:t>
      </w:r>
    </w:p>
  </w:comment>
  <w:comment w:id="43" w:author="Arnaud AUBER, Ifremer Boulogne PDG-RBE-HMMN-RHBL" w:date="2018-04-04T14:12:00Z" w:initials="AAIBP">
    <w:p w14:paraId="01C9C0C3" w14:textId="4A83C81F" w:rsidR="00C555B1" w:rsidRDefault="00C555B1">
      <w:pPr>
        <w:pStyle w:val="CommentText"/>
      </w:pPr>
      <w:r>
        <w:rPr>
          <w:rStyle w:val="CommentReference"/>
        </w:rPr>
        <w:annotationRef/>
      </w:r>
      <w:r>
        <w:t>correct</w:t>
      </w:r>
    </w:p>
  </w:comment>
  <w:comment w:id="44" w:author="Olsen, Erik" w:date="2018-03-22T16:07:00Z" w:initials="OE">
    <w:p w14:paraId="5F5FE8CB" w14:textId="31E7800C" w:rsidR="00C555B1" w:rsidRDefault="00C555B1">
      <w:pPr>
        <w:pStyle w:val="CommentText"/>
      </w:pPr>
      <w:r>
        <w:rPr>
          <w:rStyle w:val="CommentReference"/>
        </w:rPr>
        <w:annotationRef/>
      </w:r>
      <w:r>
        <w:t>ALL: Check if this text is correct for each country</w:t>
      </w:r>
    </w:p>
  </w:comment>
  <w:comment w:id="45" w:author="Kai Wieland" w:date="2018-04-03T16:02:00Z" w:initials="KW">
    <w:p w14:paraId="6D1BA846" w14:textId="2EDD4FDA" w:rsidR="00C555B1" w:rsidRDefault="00C555B1">
      <w:pPr>
        <w:pStyle w:val="CommentText"/>
      </w:pPr>
      <w:r>
        <w:rPr>
          <w:rStyle w:val="CommentReference"/>
        </w:rPr>
        <w:annotationRef/>
      </w:r>
      <w:r>
        <w:t>Is correct</w:t>
      </w:r>
    </w:p>
  </w:comment>
  <w:comment w:id="46" w:author="Arnaud AUBER, Ifremer Boulogne PDG-RBE-HMMN-RHBL" w:date="2018-04-04T14:12:00Z" w:initials="AAIBP">
    <w:p w14:paraId="3CA11BF0" w14:textId="69A4D094" w:rsidR="00C555B1" w:rsidRDefault="00C555B1">
      <w:pPr>
        <w:pStyle w:val="CommentText"/>
      </w:pPr>
      <w:r>
        <w:rPr>
          <w:rStyle w:val="CommentReference"/>
        </w:rPr>
        <w:annotationRef/>
      </w:r>
      <w:r>
        <w:t>correct</w:t>
      </w:r>
    </w:p>
  </w:comment>
  <w:comment w:id="47" w:author="Olsen, Erik" w:date="2018-03-22T16:07:00Z" w:initials="OE">
    <w:p w14:paraId="19282C58" w14:textId="0C291CF4" w:rsidR="00C555B1" w:rsidRDefault="00C555B1">
      <w:pPr>
        <w:pStyle w:val="CommentText"/>
      </w:pPr>
      <w:r>
        <w:rPr>
          <w:rStyle w:val="CommentReference"/>
        </w:rPr>
        <w:annotationRef/>
      </w:r>
      <w:r>
        <w:t>ALL: Check if this text is correct for each country</w:t>
      </w:r>
    </w:p>
  </w:comment>
  <w:comment w:id="48" w:author="Arnaud AUBER, Ifremer Boulogne PDG-RBE-HMMN-RHBL" w:date="2018-04-04T14:12:00Z" w:initials="AAIBP">
    <w:p w14:paraId="72E2A0E5" w14:textId="616B4F03" w:rsidR="00C555B1" w:rsidRDefault="00C555B1">
      <w:pPr>
        <w:pStyle w:val="CommentText"/>
      </w:pPr>
      <w:r>
        <w:rPr>
          <w:rStyle w:val="CommentReference"/>
        </w:rPr>
        <w:annotationRef/>
      </w:r>
      <w:r>
        <w:t>correct</w:t>
      </w:r>
    </w:p>
  </w:comment>
  <w:comment w:id="49" w:author="Olsen, Erik" w:date="2018-03-22T16:08:00Z" w:initials="OE">
    <w:p w14:paraId="2048833A" w14:textId="3E00348C" w:rsidR="00C555B1" w:rsidRDefault="00C555B1">
      <w:pPr>
        <w:pStyle w:val="CommentText"/>
      </w:pPr>
      <w:r>
        <w:rPr>
          <w:rStyle w:val="CommentReference"/>
        </w:rPr>
        <w:annotationRef/>
      </w:r>
      <w:r>
        <w:t>ALL: Check if this text is correct for each country</w:t>
      </w:r>
    </w:p>
  </w:comment>
  <w:comment w:id="50" w:author="Kai Wieland" w:date="2018-04-03T16:03:00Z" w:initials="KW">
    <w:p w14:paraId="4C67A754" w14:textId="0FE7F873" w:rsidR="00C555B1" w:rsidRDefault="00C555B1">
      <w:pPr>
        <w:pStyle w:val="CommentText"/>
      </w:pPr>
      <w:r>
        <w:rPr>
          <w:rStyle w:val="CommentReference"/>
        </w:rPr>
        <w:annotationRef/>
      </w:r>
      <w:r>
        <w:t>Is correct</w:t>
      </w:r>
    </w:p>
  </w:comment>
  <w:comment w:id="51" w:author="Arnaud AUBER, Ifremer Boulogne PDG-RBE-HMMN-RHBL" w:date="2018-04-04T14:13:00Z" w:initials="AAIBP">
    <w:p w14:paraId="6CC322D8" w14:textId="06A0F5CB" w:rsidR="00C555B1" w:rsidRDefault="00C555B1">
      <w:pPr>
        <w:pStyle w:val="CommentText"/>
      </w:pPr>
      <w:r>
        <w:rPr>
          <w:rStyle w:val="CommentReference"/>
        </w:rPr>
        <w:annotationRef/>
      </w:r>
      <w:r>
        <w:t>correct</w:t>
      </w:r>
    </w:p>
  </w:comment>
  <w:comment w:id="55" w:author="Arnaud AUBER, Ifremer Boulogne PDG-RBE-HMMN-RHBL" w:date="2018-04-04T14:20:00Z" w:initials="AAIBP">
    <w:p w14:paraId="6DBF76BD" w14:textId="07A18286" w:rsidR="00C555B1" w:rsidRDefault="00C555B1">
      <w:pPr>
        <w:pStyle w:val="CommentText"/>
      </w:pPr>
      <w:r>
        <w:rPr>
          <w:rStyle w:val="CommentReference"/>
        </w:rPr>
        <w:annotationRef/>
      </w:r>
      <w:r>
        <w:t>I thought we have deleted the table with sunset hours.</w:t>
      </w:r>
    </w:p>
  </w:comment>
  <w:comment w:id="61" w:author="Kai Wieland" w:date="2018-04-03T16:04:00Z" w:initials="KW">
    <w:p w14:paraId="513318EF" w14:textId="1AA8DA1C" w:rsidR="00C555B1" w:rsidRDefault="00C555B1">
      <w:pPr>
        <w:pStyle w:val="CommentText"/>
      </w:pPr>
      <w:r>
        <w:rPr>
          <w:rStyle w:val="CommentReference"/>
        </w:rPr>
        <w:annotationRef/>
      </w:r>
      <w:r>
        <w:t>No, we have the figures from Fan which could go into this annex</w:t>
      </w:r>
    </w:p>
  </w:comment>
  <w:comment w:id="60" w:author="Olsen, Erik" w:date="2018-03-22T16:20:00Z" w:initials="OE">
    <w:p w14:paraId="3F6FF1D1" w14:textId="3B521283" w:rsidR="00C555B1" w:rsidRDefault="00C555B1">
      <w:pPr>
        <w:pStyle w:val="CommentText"/>
      </w:pPr>
      <w:r>
        <w:rPr>
          <w:rStyle w:val="CommentReference"/>
        </w:rPr>
        <w:annotationRef/>
      </w:r>
      <w:r>
        <w:t>ERIK: Remove ref to annex 8 if analyses are not ready</w:t>
      </w:r>
    </w:p>
  </w:comment>
  <w:comment w:id="62" w:author="Olsen, Erik" w:date="2018-03-22T16:26:00Z" w:initials="OE">
    <w:p w14:paraId="54B0D0EE" w14:textId="42E4B5C7" w:rsidR="00C555B1" w:rsidRDefault="00C555B1">
      <w:pPr>
        <w:pStyle w:val="CommentText"/>
      </w:pPr>
      <w:r>
        <w:rPr>
          <w:rStyle w:val="CommentReference"/>
        </w:rPr>
        <w:annotationRef/>
      </w:r>
      <w:r>
        <w:t>ERIK: Paste in figure</w:t>
      </w:r>
    </w:p>
  </w:comment>
  <w:comment w:id="81" w:author="Kai Wieland" w:date="2018-04-03T16:07:00Z" w:initials="KW">
    <w:p w14:paraId="4BB28D69" w14:textId="24C90492" w:rsidR="00C555B1" w:rsidRDefault="00C555B1">
      <w:pPr>
        <w:pStyle w:val="CommentText"/>
      </w:pPr>
      <w:r>
        <w:rPr>
          <w:rStyle w:val="CommentReference"/>
        </w:rPr>
        <w:annotationRef/>
      </w:r>
      <w:r>
        <w:t>Prefer to delete this sentence and take this discussion up again at out next meeting</w:t>
      </w:r>
    </w:p>
  </w:comment>
  <w:comment w:id="79" w:author="Olsen, Erik" w:date="2018-03-22T16:28:00Z" w:initials="OE">
    <w:p w14:paraId="3AE89088" w14:textId="27DE3733" w:rsidR="00C555B1" w:rsidRDefault="00C555B1">
      <w:pPr>
        <w:pStyle w:val="CommentText"/>
      </w:pPr>
      <w:r>
        <w:rPr>
          <w:rStyle w:val="CommentReference"/>
        </w:rPr>
        <w:annotationRef/>
      </w:r>
      <w:r>
        <w:t xml:space="preserve">KAI/CORINNA: Request QA &amp; QC procedures from relevant EGs </w:t>
      </w:r>
    </w:p>
  </w:comment>
  <w:comment w:id="83" w:author="Olsen, Erik" w:date="2018-03-22T16:29:00Z" w:initials="OE">
    <w:p w14:paraId="12F873E6" w14:textId="5F8ADBB5" w:rsidR="00C555B1" w:rsidRDefault="00C555B1">
      <w:pPr>
        <w:pStyle w:val="CommentText"/>
      </w:pPr>
      <w:r>
        <w:rPr>
          <w:rStyle w:val="CommentReference"/>
        </w:rPr>
        <w:annotationRef/>
      </w:r>
      <w:r>
        <w:t>ANNE: you mention in a comment (deleted) that ‘several corrections are needed’ – what specifically needs to be changed?</w:t>
      </w:r>
    </w:p>
  </w:comment>
  <w:comment w:id="110" w:author="Olsen, Erik" w:date="2018-03-22T16:31:00Z" w:initials="OE">
    <w:p w14:paraId="3696B2B4" w14:textId="4995FC0D" w:rsidR="00C555B1" w:rsidRDefault="00C555B1">
      <w:pPr>
        <w:pStyle w:val="CommentText"/>
      </w:pPr>
      <w:r>
        <w:rPr>
          <w:rStyle w:val="CommentReference"/>
        </w:rPr>
        <w:annotationRef/>
      </w:r>
      <w:r>
        <w:t>RALF: Annex 14 needs to be revised according to most recent procedures (C-TS and C-TS-rev)</w:t>
      </w:r>
    </w:p>
    <w:p w14:paraId="4B424D22" w14:textId="77777777" w:rsidR="00C555B1" w:rsidRDefault="00C555B1">
      <w:pPr>
        <w:pStyle w:val="CommentText"/>
      </w:pPr>
    </w:p>
  </w:comment>
  <w:comment w:id="111" w:author="Olsen, Erik" w:date="2018-03-22T16:32:00Z" w:initials="OE">
    <w:p w14:paraId="29C44C5D" w14:textId="77777777" w:rsidR="00C555B1" w:rsidRDefault="00C555B1" w:rsidP="00433718">
      <w:pPr>
        <w:pStyle w:val="CommentText"/>
      </w:pPr>
      <w:r>
        <w:rPr>
          <w:rStyle w:val="CommentReference"/>
        </w:rPr>
        <w:annotationRef/>
      </w:r>
      <w:r>
        <w:t>KAI: The reporting format for these categories are not available online – it takes you to a downloadable .csv file but there are no descriptions linked to the categories.</w:t>
      </w:r>
    </w:p>
    <w:p w14:paraId="6AB25942" w14:textId="77777777" w:rsidR="00C555B1" w:rsidRDefault="00C555B1" w:rsidP="00433718">
      <w:pPr>
        <w:pStyle w:val="CommentText"/>
      </w:pPr>
    </w:p>
    <w:p w14:paraId="57173222" w14:textId="77777777" w:rsidR="00C555B1" w:rsidRDefault="00C555B1" w:rsidP="00433718">
      <w:pPr>
        <w:pStyle w:val="CommentText"/>
      </w:pPr>
      <w:r>
        <w:t>Ask ICES to finish this.</w:t>
      </w:r>
    </w:p>
    <w:p w14:paraId="5ABA78B5" w14:textId="5C0793F7" w:rsidR="00C555B1" w:rsidRDefault="00C555B1">
      <w:pPr>
        <w:pStyle w:val="CommentText"/>
      </w:pPr>
    </w:p>
  </w:comment>
  <w:comment w:id="112" w:author="Kai Wieland" w:date="2018-04-03T16:10:00Z" w:initials="KW">
    <w:p w14:paraId="5F8AC29E" w14:textId="6ACBDB3A" w:rsidR="00C555B1" w:rsidRDefault="00C555B1">
      <w:pPr>
        <w:pStyle w:val="CommentText"/>
      </w:pPr>
      <w:r>
        <w:rPr>
          <w:rStyle w:val="CommentReference"/>
        </w:rPr>
        <w:annotationRef/>
      </w:r>
      <w:r>
        <w:t>We recommend in our 2018 report to get the descriptions from the new ICES WGML</w:t>
      </w:r>
    </w:p>
  </w:comment>
  <w:comment w:id="124" w:author="Olsen, Erik" w:date="2018-03-22T16:34:00Z" w:initials="OE">
    <w:p w14:paraId="3FF5FE10" w14:textId="648486D3" w:rsidR="00C555B1" w:rsidRDefault="00C555B1">
      <w:pPr>
        <w:pStyle w:val="CommentText"/>
      </w:pPr>
      <w:r>
        <w:rPr>
          <w:rStyle w:val="CommentReference"/>
        </w:rPr>
        <w:annotationRef/>
      </w:r>
      <w:r>
        <w:t xml:space="preserve">ANNE: Can you address the comment below? I’m unsure how to deal with it. </w:t>
      </w:r>
    </w:p>
  </w:comment>
  <w:comment w:id="125" w:author="Anne Sell" w:date="2017-05-30T10:57:00Z" w:initials="AS">
    <w:p w14:paraId="4F4ED16A" w14:textId="77777777" w:rsidR="00C555B1" w:rsidRDefault="00C555B1">
      <w:pPr>
        <w:pStyle w:val="CommentText"/>
      </w:pPr>
      <w:r>
        <w:rPr>
          <w:rStyle w:val="CommentReference"/>
        </w:rPr>
        <w:annotationRef/>
      </w:r>
      <w:r>
        <w:t>Add comment that quality of records as obtained at sea is sufficient (see WKDATR recommendations). – This should not be a big additional effort.</w:t>
      </w:r>
    </w:p>
  </w:comment>
  <w:comment w:id="126" w:author="Devine, Jennifer" w:date="2018-03-17T10:13:00Z" w:initials="DJ">
    <w:p w14:paraId="1C5ED8F4" w14:textId="56AAA2B9" w:rsidR="00C555B1" w:rsidRDefault="00C555B1">
      <w:pPr>
        <w:pStyle w:val="CommentText"/>
      </w:pPr>
      <w:r>
        <w:rPr>
          <w:rStyle w:val="CommentReference"/>
        </w:rPr>
        <w:annotationRef/>
      </w:r>
      <w:r>
        <w:t>Not sure what was meant by this 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F5CA1E" w15:done="0"/>
  <w15:commentEx w15:paraId="4352B90F" w15:done="0"/>
  <w15:commentEx w15:paraId="78D7A462" w15:done="0"/>
  <w15:commentEx w15:paraId="69B3E5EB" w15:done="0"/>
  <w15:commentEx w15:paraId="4525E290" w15:done="0"/>
  <w15:commentEx w15:paraId="0B6272CC" w15:done="0"/>
  <w15:commentEx w15:paraId="1E1BF9DB" w15:done="0"/>
  <w15:commentEx w15:paraId="3189E0D9" w15:done="0"/>
  <w15:commentEx w15:paraId="2162D6B2" w15:done="0"/>
  <w15:commentEx w15:paraId="20D5FB98" w15:done="0"/>
  <w15:commentEx w15:paraId="0002A254" w15:done="0"/>
  <w15:commentEx w15:paraId="5E1950DB" w15:done="0"/>
  <w15:commentEx w15:paraId="541D6974" w15:done="0"/>
  <w15:commentEx w15:paraId="5CBE89DF" w15:done="0"/>
  <w15:commentEx w15:paraId="68763850" w15:done="0"/>
  <w15:commentEx w15:paraId="01C9C0C3" w15:done="0"/>
  <w15:commentEx w15:paraId="5F5FE8CB" w15:done="0"/>
  <w15:commentEx w15:paraId="6D1BA846" w15:done="0"/>
  <w15:commentEx w15:paraId="3CA11BF0" w15:done="0"/>
  <w15:commentEx w15:paraId="19282C58" w15:done="0"/>
  <w15:commentEx w15:paraId="72E2A0E5" w15:done="0"/>
  <w15:commentEx w15:paraId="2048833A" w15:done="0"/>
  <w15:commentEx w15:paraId="4C67A754" w15:done="0"/>
  <w15:commentEx w15:paraId="6CC322D8" w15:done="0"/>
  <w15:commentEx w15:paraId="6DBF76BD" w15:done="0"/>
  <w15:commentEx w15:paraId="513318EF" w15:done="0"/>
  <w15:commentEx w15:paraId="3F6FF1D1" w15:done="0"/>
  <w15:commentEx w15:paraId="54B0D0EE" w15:done="0"/>
  <w15:commentEx w15:paraId="4BB28D69" w15:done="0"/>
  <w15:commentEx w15:paraId="3AE89088" w15:done="0"/>
  <w15:commentEx w15:paraId="12F873E6" w15:done="0"/>
  <w15:commentEx w15:paraId="4B424D22" w15:done="0"/>
  <w15:commentEx w15:paraId="5ABA78B5" w15:done="0"/>
  <w15:commentEx w15:paraId="5F8AC29E" w15:done="0"/>
  <w15:commentEx w15:paraId="3FF5FE10" w15:done="0"/>
  <w15:commentEx w15:paraId="4F4ED16A" w15:done="0"/>
  <w15:commentEx w15:paraId="1C5ED8F4" w15:paraIdParent="4F4ED1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F5CA1E" w16cid:durableId="1E2D7CB6"/>
  <w16cid:commentId w16cid:paraId="4352B90F" w16cid:durableId="1E75AE43"/>
  <w16cid:commentId w16cid:paraId="78D7A462" w16cid:durableId="1E75AE44"/>
  <w16cid:commentId w16cid:paraId="69B3E5EB" w16cid:durableId="1E75AE45"/>
  <w16cid:commentId w16cid:paraId="4525E290" w16cid:durableId="1E75AE46"/>
  <w16cid:commentId w16cid:paraId="0B6272CC" w16cid:durableId="1E75AE47"/>
  <w16cid:commentId w16cid:paraId="1E1BF9DB" w16cid:durableId="1E75AE48"/>
  <w16cid:commentId w16cid:paraId="3189E0D9" w16cid:durableId="1E75AE49"/>
  <w16cid:commentId w16cid:paraId="2162D6B2" w16cid:durableId="1E75AE4A"/>
  <w16cid:commentId w16cid:paraId="20D5FB98" w16cid:durableId="1E75AE4B"/>
  <w16cid:commentId w16cid:paraId="0002A254" w16cid:durableId="1E75AE4C"/>
  <w16cid:commentId w16cid:paraId="5E1950DB" w16cid:durableId="1E75AE4D"/>
  <w16cid:commentId w16cid:paraId="541D6974" w16cid:durableId="1E75AE4E"/>
  <w16cid:commentId w16cid:paraId="5CBE89DF" w16cid:durableId="1E75AE4F"/>
  <w16cid:commentId w16cid:paraId="68763850" w16cid:durableId="1E75AE50"/>
  <w16cid:commentId w16cid:paraId="01C9C0C3" w16cid:durableId="1E75AE51"/>
  <w16cid:commentId w16cid:paraId="5F5FE8CB" w16cid:durableId="1E75AE52"/>
  <w16cid:commentId w16cid:paraId="6D1BA846" w16cid:durableId="1E75AE53"/>
  <w16cid:commentId w16cid:paraId="3CA11BF0" w16cid:durableId="1E75AE54"/>
  <w16cid:commentId w16cid:paraId="19282C58" w16cid:durableId="1E75AE55"/>
  <w16cid:commentId w16cid:paraId="72E2A0E5" w16cid:durableId="1E75AE56"/>
  <w16cid:commentId w16cid:paraId="2048833A" w16cid:durableId="1E75AE57"/>
  <w16cid:commentId w16cid:paraId="4C67A754" w16cid:durableId="1E75AE58"/>
  <w16cid:commentId w16cid:paraId="6CC322D8" w16cid:durableId="1E75AE59"/>
  <w16cid:commentId w16cid:paraId="6DBF76BD" w16cid:durableId="1E75AE5A"/>
  <w16cid:commentId w16cid:paraId="513318EF" w16cid:durableId="1E75AE5B"/>
  <w16cid:commentId w16cid:paraId="3F6FF1D1" w16cid:durableId="1E75AE5C"/>
  <w16cid:commentId w16cid:paraId="54B0D0EE" w16cid:durableId="1E75AE5D"/>
  <w16cid:commentId w16cid:paraId="4BB28D69" w16cid:durableId="1E75AE5E"/>
  <w16cid:commentId w16cid:paraId="3AE89088" w16cid:durableId="1E75AE5F"/>
  <w16cid:commentId w16cid:paraId="12F873E6" w16cid:durableId="1E75AE60"/>
  <w16cid:commentId w16cid:paraId="4B424D22" w16cid:durableId="1E75AE61"/>
  <w16cid:commentId w16cid:paraId="5ABA78B5" w16cid:durableId="1E75AE62"/>
  <w16cid:commentId w16cid:paraId="5F8AC29E" w16cid:durableId="1E75AE63"/>
  <w16cid:commentId w16cid:paraId="3FF5FE10" w16cid:durableId="1E75AE64"/>
  <w16cid:commentId w16cid:paraId="4F4ED16A" w16cid:durableId="1E2D7CF1"/>
  <w16cid:commentId w16cid:paraId="1C5ED8F4" w16cid:durableId="1E5768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E1D1D" w14:textId="77777777" w:rsidR="00CB4D13" w:rsidRDefault="00CB4D13">
      <w:r>
        <w:separator/>
      </w:r>
    </w:p>
  </w:endnote>
  <w:endnote w:type="continuationSeparator" w:id="0">
    <w:p w14:paraId="2D9080D5" w14:textId="77777777" w:rsidR="00CB4D13" w:rsidRDefault="00CB4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utura Md BT">
    <w:altName w:val="Arial"/>
    <w:charset w:val="00"/>
    <w:family w:val="swiss"/>
    <w:pitch w:val="variable"/>
    <w:sig w:usb0="00000000" w:usb1="00000000" w:usb2="00000000" w:usb3="00000000" w:csb0="000001FB"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43" w:usb2="00000009" w:usb3="00000000" w:csb0="000001FF" w:csb1="00000000"/>
  </w:font>
  <w:font w:name="V&amp;W Syntax (Adobe)">
    <w:altName w:val="Segoe UI"/>
    <w:charset w:val="00"/>
    <w:family w:val="swiss"/>
    <w:pitch w:val="variable"/>
    <w:sig w:usb0="8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ZapfHumnst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F3EB5" w14:textId="77777777" w:rsidR="00C555B1" w:rsidRPr="000D45FC" w:rsidRDefault="00C555B1" w:rsidP="00D4639C">
    <w:pPr>
      <w:pStyle w:val="Footer"/>
      <w:tabs>
        <w:tab w:val="right" w:pos="82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4C42C" w14:textId="77777777" w:rsidR="00C555B1" w:rsidRPr="00094E5F" w:rsidRDefault="00C555B1" w:rsidP="00FB2BA6">
    <w:pPr>
      <w:pStyle w:val="Footer"/>
      <w:tabs>
        <w:tab w:val="right" w:pos="8370"/>
      </w:tabs>
      <w:jc w:val="right"/>
      <w:rPr>
        <w:szCs w:val="16"/>
      </w:rPr>
    </w:pPr>
    <w:r>
      <w:rPr>
        <w:rFonts w:ascii="ZapfHumnst BT" w:hAnsi="ZapfHumnst BT"/>
        <w:noProof/>
        <w:spacing w:val="3"/>
        <w:lang w:val="fr-FR" w:eastAsia="fr-FR"/>
      </w:rPr>
      <w:drawing>
        <wp:inline distT="0" distB="0" distL="0" distR="0" wp14:anchorId="0BE38F75" wp14:editId="3403387F">
          <wp:extent cx="4126865" cy="1144905"/>
          <wp:effectExtent l="19050" t="0" r="6985" b="0"/>
          <wp:docPr id="4" name="Picture 1" descr="ices 300dpi cmyk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es 300dpi cmyk large"/>
                  <pic:cNvPicPr>
                    <a:picLocks noChangeAspect="1" noChangeArrowheads="1"/>
                  </pic:cNvPicPr>
                </pic:nvPicPr>
                <pic:blipFill>
                  <a:blip r:embed="rId1"/>
                  <a:srcRect/>
                  <a:stretch>
                    <a:fillRect/>
                  </a:stretch>
                </pic:blipFill>
                <pic:spPr bwMode="auto">
                  <a:xfrm>
                    <a:off x="0" y="0"/>
                    <a:ext cx="4126865" cy="1144905"/>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B6C97" w14:textId="77777777" w:rsidR="00C555B1" w:rsidRPr="000D45FC" w:rsidRDefault="00C555B1" w:rsidP="00D4639C">
    <w:pPr>
      <w:pStyle w:val="Footer"/>
      <w:tabs>
        <w:tab w:val="right" w:pos="82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4C378" w14:textId="77777777" w:rsidR="00C555B1" w:rsidRPr="00094E5F" w:rsidRDefault="00C555B1" w:rsidP="00D4639C">
    <w:pPr>
      <w:pStyle w:val="Footer"/>
      <w:tabs>
        <w:tab w:val="right" w:pos="8370"/>
      </w:tabs>
      <w:rPr>
        <w:szCs w:val="16"/>
      </w:rPr>
    </w:pPr>
    <w:r>
      <w:rPr>
        <w:szCs w:val="16"/>
      </w:rPr>
      <w:tab/>
    </w:r>
    <w:r>
      <w:rPr>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661F5" w14:textId="77777777" w:rsidR="00CB4D13" w:rsidRDefault="00CB4D13">
      <w:r>
        <w:separator/>
      </w:r>
    </w:p>
  </w:footnote>
  <w:footnote w:type="continuationSeparator" w:id="0">
    <w:p w14:paraId="24E0AA1F" w14:textId="77777777" w:rsidR="00CB4D13" w:rsidRDefault="00CB4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5FAB7" w14:textId="43220658" w:rsidR="00C555B1" w:rsidRPr="001524B0" w:rsidRDefault="00C555B1" w:rsidP="003E606D">
    <w:pPr>
      <w:pStyle w:val="Header"/>
      <w:tabs>
        <w:tab w:val="clear" w:pos="7560"/>
        <w:tab w:val="right" w:pos="7513"/>
      </w:tabs>
      <w:ind w:left="-360" w:right="35" w:hanging="360"/>
    </w:pPr>
    <w:r w:rsidRPr="008E753D">
      <w:rPr>
        <w:rStyle w:val="PageNumber"/>
        <w:b/>
        <w:bCs/>
      </w:rPr>
      <w:fldChar w:fldCharType="begin"/>
    </w:r>
    <w:r w:rsidRPr="008E753D">
      <w:rPr>
        <w:rStyle w:val="PageNumber"/>
      </w:rPr>
      <w:instrText xml:space="preserve"> PAGE </w:instrText>
    </w:r>
    <w:r w:rsidRPr="008E753D">
      <w:rPr>
        <w:rStyle w:val="PageNumber"/>
        <w:b/>
        <w:bCs/>
      </w:rPr>
      <w:fldChar w:fldCharType="separate"/>
    </w:r>
    <w:r w:rsidR="0000609C">
      <w:rPr>
        <w:rStyle w:val="PageNumber"/>
        <w:noProof/>
      </w:rPr>
      <w:t>16</w:t>
    </w:r>
    <w:r w:rsidRPr="008E753D">
      <w:rPr>
        <w:rStyle w:val="PageNumber"/>
        <w:b/>
        <w:bCs/>
      </w:rPr>
      <w:fldChar w:fldCharType="end"/>
    </w:r>
    <w:r w:rsidRPr="008E753D">
      <w:rPr>
        <w:rStyle w:val="PageNumber"/>
      </w:rPr>
      <w:t xml:space="preserve">  |</w:t>
    </w:r>
    <w:r>
      <w:rPr>
        <w:rStyle w:val="PageNumber"/>
      </w:rPr>
      <w:tab/>
    </w:r>
    <w:fldSimple w:instr=" SUBJECT   \* MERGEFORMAT ">
      <w:r w:rsidRPr="002973F8">
        <w:rPr>
          <w:rStyle w:val="PageNumber"/>
        </w:rPr>
        <w:t>Series of ICES Survey</w:t>
      </w:r>
      <w:r>
        <w:t xml:space="preserve"> Protocols</w:t>
      </w:r>
    </w:fldSimple>
    <w:r w:rsidRPr="008E753D">
      <w:rPr>
        <w:rStyle w:val="PageNumber"/>
      </w:rPr>
      <w:t xml:space="preserve"> </w:t>
    </w:r>
    <w:fldSimple w:instr=" KEYWORDS   \* MERGEFORMAT ">
      <w:r w:rsidRPr="002973F8">
        <w:rPr>
          <w:rStyle w:val="PageNumber"/>
        </w:rPr>
        <w:t xml:space="preserve">SISP - </w:t>
      </w:r>
      <w:r>
        <w:t>IBTS 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851CB" w14:textId="0C39585C" w:rsidR="00C555B1" w:rsidRPr="00522ADF" w:rsidRDefault="001F592D" w:rsidP="00522ADF">
    <w:pPr>
      <w:pStyle w:val="Header"/>
      <w:tabs>
        <w:tab w:val="right" w:pos="7830"/>
      </w:tabs>
    </w:pPr>
    <w:fldSimple w:instr=" SUBJECT   \* MERGEFORMAT ">
      <w:r w:rsidR="00C555B1" w:rsidRPr="002973F8">
        <w:rPr>
          <w:rStyle w:val="PageNumber"/>
        </w:rPr>
        <w:t>Series of ICES Survey</w:t>
      </w:r>
      <w:r w:rsidR="00C555B1">
        <w:t xml:space="preserve"> Protocols</w:t>
      </w:r>
    </w:fldSimple>
    <w:r w:rsidR="00C555B1">
      <w:t xml:space="preserve"> </w:t>
    </w:r>
    <w:fldSimple w:instr=" KEYWORDS   \* MERGEFORMAT ">
      <w:r w:rsidR="00C555B1" w:rsidRPr="002973F8">
        <w:rPr>
          <w:rStyle w:val="PageNumber"/>
        </w:rPr>
        <w:t xml:space="preserve">SISP - </w:t>
      </w:r>
      <w:r w:rsidR="00C555B1">
        <w:t>IBTS IX</w:t>
      </w:r>
    </w:fldSimple>
    <w:r w:rsidR="00C555B1" w:rsidRPr="008E753D">
      <w:rPr>
        <w:rStyle w:val="PageNumber"/>
      </w:rPr>
      <w:tab/>
      <w:t xml:space="preserve">|  </w:t>
    </w:r>
    <w:r w:rsidR="00C555B1" w:rsidRPr="008E753D">
      <w:rPr>
        <w:rStyle w:val="PageNumber"/>
        <w:b/>
      </w:rPr>
      <w:fldChar w:fldCharType="begin"/>
    </w:r>
    <w:r w:rsidR="00C555B1" w:rsidRPr="008E753D">
      <w:rPr>
        <w:rStyle w:val="PageNumber"/>
      </w:rPr>
      <w:instrText xml:space="preserve"> PAGE </w:instrText>
    </w:r>
    <w:r w:rsidR="00C555B1" w:rsidRPr="008E753D">
      <w:rPr>
        <w:rStyle w:val="PageNumber"/>
        <w:b/>
      </w:rPr>
      <w:fldChar w:fldCharType="separate"/>
    </w:r>
    <w:r w:rsidR="0000609C">
      <w:rPr>
        <w:rStyle w:val="PageNumber"/>
        <w:noProof/>
      </w:rPr>
      <w:t>17</w:t>
    </w:r>
    <w:r w:rsidR="00C555B1" w:rsidRPr="008E753D">
      <w:rPr>
        <w:rStyle w:val="PageNumber"/>
        <w: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B21C6" w14:textId="0580232D" w:rsidR="00C555B1" w:rsidRPr="00094753" w:rsidRDefault="00C555B1" w:rsidP="00094753">
    <w:pPr>
      <w:pStyle w:val="Header"/>
      <w:tabs>
        <w:tab w:val="clear" w:pos="7560"/>
        <w:tab w:val="right" w:pos="7830"/>
      </w:tabs>
      <w:ind w:left="-360" w:right="35" w:hanging="360"/>
    </w:pPr>
    <w:r w:rsidRPr="00094753">
      <w:rPr>
        <w:rStyle w:val="PageNumber"/>
        <w:bCs/>
      </w:rPr>
      <w:fldChar w:fldCharType="begin"/>
    </w:r>
    <w:r w:rsidRPr="00094753">
      <w:rPr>
        <w:rStyle w:val="PageNumber"/>
        <w:bCs/>
      </w:rPr>
      <w:instrText xml:space="preserve"> PAGE </w:instrText>
    </w:r>
    <w:r w:rsidRPr="00094753">
      <w:rPr>
        <w:rStyle w:val="PageNumber"/>
        <w:bCs/>
      </w:rPr>
      <w:fldChar w:fldCharType="separate"/>
    </w:r>
    <w:r w:rsidR="0000609C">
      <w:rPr>
        <w:rStyle w:val="PageNumber"/>
        <w:bCs/>
        <w:noProof/>
      </w:rPr>
      <w:t>38</w:t>
    </w:r>
    <w:r w:rsidRPr="00094753">
      <w:rPr>
        <w:rStyle w:val="PageNumber"/>
        <w:bCs/>
      </w:rPr>
      <w:fldChar w:fldCharType="end"/>
    </w:r>
    <w:r w:rsidRPr="00094753">
      <w:rPr>
        <w:rStyle w:val="PageNumber"/>
        <w:bCs/>
      </w:rPr>
      <w:t xml:space="preserve">  |</w:t>
    </w:r>
    <w:r w:rsidRPr="00094753">
      <w:rPr>
        <w:rStyle w:val="PageNumber"/>
        <w:bCs/>
      </w:rPr>
      <w:tab/>
    </w:r>
    <w:fldSimple w:instr=" SUBJECT   \* MERGEFORMAT ">
      <w:r w:rsidRPr="002973F8">
        <w:rPr>
          <w:rStyle w:val="PageNumber"/>
        </w:rPr>
        <w:t>Series of ICES Survey</w:t>
      </w:r>
      <w:r>
        <w:t xml:space="preserve"> Protocols</w:t>
      </w:r>
    </w:fldSimple>
    <w:r w:rsidRPr="00094753">
      <w:rPr>
        <w:rStyle w:val="PageNumber"/>
      </w:rPr>
      <w:t xml:space="preserve"> </w:t>
    </w:r>
    <w:fldSimple w:instr=" KEYWORDS   \* MERGEFORMAT ">
      <w:r w:rsidRPr="002973F8">
        <w:rPr>
          <w:rStyle w:val="PageNumber"/>
        </w:rPr>
        <w:t xml:space="preserve">SISP - </w:t>
      </w:r>
      <w:r>
        <w:t>IBTS IX</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CF6B0" w14:textId="0435CD17" w:rsidR="00C555B1" w:rsidRPr="00094753" w:rsidRDefault="001F592D" w:rsidP="003006EB">
    <w:pPr>
      <w:pStyle w:val="Header"/>
      <w:tabs>
        <w:tab w:val="right" w:pos="7830"/>
      </w:tabs>
      <w:rPr>
        <w:lang w:val="en-US"/>
      </w:rPr>
    </w:pPr>
    <w:fldSimple w:instr=" SUBJECT   \* MERGEFORMAT ">
      <w:r w:rsidR="00C555B1" w:rsidRPr="002973F8">
        <w:rPr>
          <w:rStyle w:val="PageNumber"/>
        </w:rPr>
        <w:t>Series of ICES Survey</w:t>
      </w:r>
      <w:r w:rsidR="00C555B1">
        <w:t xml:space="preserve"> Protocols</w:t>
      </w:r>
    </w:fldSimple>
    <w:r w:rsidR="00C555B1" w:rsidRPr="00094753">
      <w:rPr>
        <w:rStyle w:val="PageNumber"/>
      </w:rPr>
      <w:t xml:space="preserve"> </w:t>
    </w:r>
    <w:fldSimple w:instr=" KEYWORDS   \* MERGEFORMAT ">
      <w:r w:rsidR="00C555B1" w:rsidRPr="002973F8">
        <w:rPr>
          <w:rStyle w:val="PageNumber"/>
        </w:rPr>
        <w:t xml:space="preserve">SISP - </w:t>
      </w:r>
      <w:r w:rsidR="00C555B1">
        <w:t>IBTS IX</w:t>
      </w:r>
    </w:fldSimple>
    <w:r w:rsidR="00C555B1" w:rsidRPr="00094753">
      <w:rPr>
        <w:rStyle w:val="PageNumber"/>
      </w:rPr>
      <w:tab/>
      <w:t xml:space="preserve">|  </w:t>
    </w:r>
    <w:r w:rsidR="00C555B1" w:rsidRPr="00094753">
      <w:rPr>
        <w:rStyle w:val="PageNumber"/>
      </w:rPr>
      <w:fldChar w:fldCharType="begin"/>
    </w:r>
    <w:r w:rsidR="00C555B1" w:rsidRPr="00094753">
      <w:rPr>
        <w:rStyle w:val="PageNumber"/>
      </w:rPr>
      <w:instrText xml:space="preserve"> PAGE </w:instrText>
    </w:r>
    <w:r w:rsidR="00C555B1" w:rsidRPr="00094753">
      <w:rPr>
        <w:rStyle w:val="PageNumber"/>
      </w:rPr>
      <w:fldChar w:fldCharType="separate"/>
    </w:r>
    <w:r w:rsidR="0000609C">
      <w:rPr>
        <w:rStyle w:val="PageNumber"/>
        <w:noProof/>
      </w:rPr>
      <w:t>39</w:t>
    </w:r>
    <w:r w:rsidR="00C555B1" w:rsidRPr="00094753">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34653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8814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6BC231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3D4E98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59A1D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8021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BE18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2AE6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F6A0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96EA4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2217C1"/>
    <w:multiLevelType w:val="multilevel"/>
    <w:tmpl w:val="F2FA1F2A"/>
    <w:lvl w:ilvl="0">
      <w:start w:val="1"/>
      <w:numFmt w:val="lowerRoman"/>
      <w:pStyle w:val="Listiiiiiiiv"/>
      <w:lvlText w:val="%1 )"/>
      <w:lvlJc w:val="left"/>
      <w:pPr>
        <w:tabs>
          <w:tab w:val="num" w:pos="806"/>
        </w:tabs>
        <w:ind w:left="806" w:hanging="518"/>
      </w:pPr>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
      <w:lvlJc w:val="left"/>
      <w:pPr>
        <w:tabs>
          <w:tab w:val="num" w:pos="1152"/>
        </w:tabs>
        <w:ind w:left="1152" w:hanging="432"/>
      </w:pPr>
      <w:rPr>
        <w:rFonts w:ascii="Times New Roman" w:hAnsi="Times New Roman"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
      <w:lvlJc w:val="left"/>
      <w:pPr>
        <w:tabs>
          <w:tab w:val="num" w:pos="2826"/>
        </w:tabs>
        <w:ind w:left="2952" w:hanging="1224"/>
      </w:pPr>
      <w:rPr>
        <w:rFonts w:ascii="Times New Roman" w:hAnsi="Times New Roman"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3906"/>
        </w:tabs>
        <w:ind w:left="2034" w:hanging="648"/>
      </w:pPr>
      <w:rPr>
        <w:rFonts w:hint="default"/>
      </w:rPr>
    </w:lvl>
    <w:lvl w:ilvl="4">
      <w:start w:val="1"/>
      <w:numFmt w:val="decimal"/>
      <w:lvlText w:val="%1.%2.%3.%4.%5."/>
      <w:lvlJc w:val="left"/>
      <w:pPr>
        <w:tabs>
          <w:tab w:val="num" w:pos="4626"/>
        </w:tabs>
        <w:ind w:left="2538" w:hanging="792"/>
      </w:pPr>
      <w:rPr>
        <w:rFonts w:hint="default"/>
      </w:rPr>
    </w:lvl>
    <w:lvl w:ilvl="5">
      <w:start w:val="1"/>
      <w:numFmt w:val="decimal"/>
      <w:lvlText w:val="%1.%2.%3.%4.%5.%6."/>
      <w:lvlJc w:val="left"/>
      <w:pPr>
        <w:tabs>
          <w:tab w:val="num" w:pos="5706"/>
        </w:tabs>
        <w:ind w:left="3042" w:hanging="936"/>
      </w:pPr>
      <w:rPr>
        <w:rFonts w:hint="default"/>
      </w:rPr>
    </w:lvl>
    <w:lvl w:ilvl="6">
      <w:start w:val="1"/>
      <w:numFmt w:val="decimal"/>
      <w:lvlText w:val="%1.%2.%3.%4.%5.%6.%7."/>
      <w:lvlJc w:val="left"/>
      <w:pPr>
        <w:tabs>
          <w:tab w:val="num" w:pos="6426"/>
        </w:tabs>
        <w:ind w:left="3546" w:hanging="1080"/>
      </w:pPr>
      <w:rPr>
        <w:rFonts w:hint="default"/>
      </w:rPr>
    </w:lvl>
    <w:lvl w:ilvl="7">
      <w:start w:val="1"/>
      <w:numFmt w:val="decimal"/>
      <w:lvlText w:val="%1.%2.%3.%4.%5.%6.%7.%8."/>
      <w:lvlJc w:val="left"/>
      <w:pPr>
        <w:tabs>
          <w:tab w:val="num" w:pos="7506"/>
        </w:tabs>
        <w:ind w:left="4050" w:hanging="1224"/>
      </w:pPr>
      <w:rPr>
        <w:rFonts w:hint="default"/>
      </w:rPr>
    </w:lvl>
    <w:lvl w:ilvl="8">
      <w:start w:val="1"/>
      <w:numFmt w:val="decimal"/>
      <w:lvlText w:val="%1.%2.%3.%4.%5.%6.%7.%8.%9."/>
      <w:lvlJc w:val="left"/>
      <w:pPr>
        <w:tabs>
          <w:tab w:val="num" w:pos="8226"/>
        </w:tabs>
        <w:ind w:left="4626" w:hanging="1440"/>
      </w:pPr>
      <w:rPr>
        <w:rFonts w:hint="default"/>
      </w:rPr>
    </w:lvl>
  </w:abstractNum>
  <w:abstractNum w:abstractNumId="11" w15:restartNumberingAfterBreak="0">
    <w:nsid w:val="0A40680E"/>
    <w:multiLevelType w:val="multilevel"/>
    <w:tmpl w:val="08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0A42345C"/>
    <w:multiLevelType w:val="hybridMultilevel"/>
    <w:tmpl w:val="C6FA137C"/>
    <w:lvl w:ilvl="0" w:tplc="C03C3B94">
      <w:start w:val="1"/>
      <w:numFmt w:val="decimal"/>
      <w:lvlText w:val="Annex %1"/>
      <w:lvlJc w:val="left"/>
      <w:pPr>
        <w:tabs>
          <w:tab w:val="num" w:pos="86"/>
        </w:tabs>
        <w:ind w:left="86" w:hanging="720"/>
      </w:pPr>
      <w:rPr>
        <w:rFonts w:ascii="Futura Md BT" w:hAnsi="Futura Md BT" w:hint="default"/>
        <w:b/>
        <w:i w:val="0"/>
        <w:spacing w:val="10"/>
        <w:w w:val="100"/>
        <w:position w:val="0"/>
        <w:sz w:val="22"/>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0B9A4A69"/>
    <w:multiLevelType w:val="multilevel"/>
    <w:tmpl w:val="3E603240"/>
    <w:lvl w:ilvl="0">
      <w:start w:val="1"/>
      <w:numFmt w:val="lowerLetter"/>
      <w:pStyle w:val="List3"/>
      <w:lvlText w:val="%1 )"/>
      <w:lvlJc w:val="left"/>
      <w:pPr>
        <w:tabs>
          <w:tab w:val="num" w:pos="648"/>
        </w:tabs>
        <w:ind w:left="648" w:hanging="360"/>
      </w:pPr>
      <w:rPr>
        <w:rFonts w:hint="default"/>
      </w:rPr>
    </w:lvl>
    <w:lvl w:ilvl="1">
      <w:start w:val="1"/>
      <w:numFmt w:val="lowerRoman"/>
      <w:lvlText w:val="%2 )"/>
      <w:lvlJc w:val="left"/>
      <w:pPr>
        <w:tabs>
          <w:tab w:val="num" w:pos="1008"/>
        </w:tabs>
        <w:ind w:left="1008" w:hanging="360"/>
      </w:pPr>
      <w:rPr>
        <w:rFonts w:hint="default"/>
      </w:rPr>
    </w:lvl>
    <w:lvl w:ilvl="2">
      <w:start w:val="1"/>
      <w:numFmt w:val="decimal"/>
      <w:lvlText w:val="%3 )"/>
      <w:lvlJc w:val="left"/>
      <w:pPr>
        <w:tabs>
          <w:tab w:val="num" w:pos="1440"/>
        </w:tabs>
        <w:ind w:left="1440" w:hanging="432"/>
      </w:pPr>
      <w:rPr>
        <w:rFonts w:hint="default"/>
      </w:rPr>
    </w:lvl>
    <w:lvl w:ilvl="3">
      <w:start w:val="1"/>
      <w:numFmt w:val="decimal"/>
      <w:lvlText w:val="(%4)"/>
      <w:lvlJc w:val="left"/>
      <w:pPr>
        <w:tabs>
          <w:tab w:val="num" w:pos="2006"/>
        </w:tabs>
        <w:ind w:left="2006" w:hanging="360"/>
      </w:pPr>
      <w:rPr>
        <w:rFonts w:hint="default"/>
      </w:rPr>
    </w:lvl>
    <w:lvl w:ilvl="4">
      <w:start w:val="1"/>
      <w:numFmt w:val="lowerLetter"/>
      <w:lvlText w:val="(%5)"/>
      <w:lvlJc w:val="left"/>
      <w:pPr>
        <w:tabs>
          <w:tab w:val="num" w:pos="2366"/>
        </w:tabs>
        <w:ind w:left="2366" w:hanging="360"/>
      </w:pPr>
      <w:rPr>
        <w:rFonts w:hint="default"/>
      </w:rPr>
    </w:lvl>
    <w:lvl w:ilvl="5">
      <w:start w:val="1"/>
      <w:numFmt w:val="lowerRoman"/>
      <w:lvlText w:val="(%6)"/>
      <w:lvlJc w:val="left"/>
      <w:pPr>
        <w:tabs>
          <w:tab w:val="num" w:pos="2726"/>
        </w:tabs>
        <w:ind w:left="2726" w:hanging="360"/>
      </w:pPr>
      <w:rPr>
        <w:rFonts w:hint="default"/>
      </w:rPr>
    </w:lvl>
    <w:lvl w:ilvl="6">
      <w:start w:val="1"/>
      <w:numFmt w:val="decimal"/>
      <w:lvlText w:val="%7."/>
      <w:lvlJc w:val="left"/>
      <w:pPr>
        <w:tabs>
          <w:tab w:val="num" w:pos="3086"/>
        </w:tabs>
        <w:ind w:left="3086" w:hanging="360"/>
      </w:pPr>
      <w:rPr>
        <w:rFonts w:hint="default"/>
      </w:rPr>
    </w:lvl>
    <w:lvl w:ilvl="7">
      <w:start w:val="1"/>
      <w:numFmt w:val="lowerLetter"/>
      <w:lvlText w:val="%8."/>
      <w:lvlJc w:val="left"/>
      <w:pPr>
        <w:tabs>
          <w:tab w:val="num" w:pos="3446"/>
        </w:tabs>
        <w:ind w:left="3446" w:hanging="360"/>
      </w:pPr>
      <w:rPr>
        <w:rFonts w:hint="default"/>
      </w:rPr>
    </w:lvl>
    <w:lvl w:ilvl="8">
      <w:start w:val="1"/>
      <w:numFmt w:val="lowerRoman"/>
      <w:lvlText w:val="%9."/>
      <w:lvlJc w:val="left"/>
      <w:pPr>
        <w:tabs>
          <w:tab w:val="num" w:pos="3806"/>
        </w:tabs>
        <w:ind w:left="3806" w:hanging="360"/>
      </w:pPr>
      <w:rPr>
        <w:rFonts w:hint="default"/>
      </w:rPr>
    </w:lvl>
  </w:abstractNum>
  <w:abstractNum w:abstractNumId="14" w15:restartNumberingAfterBreak="0">
    <w:nsid w:val="0C7C1A9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CE96724"/>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11800043"/>
    <w:multiLevelType w:val="multilevel"/>
    <w:tmpl w:val="89389420"/>
    <w:lvl w:ilvl="0">
      <w:start w:val="1"/>
      <w:numFmt w:val="decimal"/>
      <w:pStyle w:val="Heading1"/>
      <w:lvlText w:val="%1"/>
      <w:lvlJc w:val="left"/>
      <w:pPr>
        <w:tabs>
          <w:tab w:val="num" w:pos="0"/>
        </w:tabs>
        <w:ind w:left="0" w:hanging="634"/>
      </w:pPr>
      <w:rPr>
        <w:rFonts w:ascii="Futura Md BT" w:hAnsi="Futura Md BT" w:hint="default"/>
        <w:b/>
        <w:i w:val="0"/>
        <w:color w:val="auto"/>
        <w:spacing w:val="10"/>
        <w:sz w:val="22"/>
      </w:rPr>
    </w:lvl>
    <w:lvl w:ilvl="1">
      <w:start w:val="1"/>
      <w:numFmt w:val="decimal"/>
      <w:pStyle w:val="Heading2"/>
      <w:lvlText w:val="%1.%2"/>
      <w:lvlJc w:val="left"/>
      <w:pPr>
        <w:tabs>
          <w:tab w:val="num" w:pos="0"/>
        </w:tabs>
        <w:ind w:left="0" w:hanging="634"/>
      </w:pPr>
      <w:rPr>
        <w:rFonts w:ascii="Futura Md BT" w:hAnsi="Futura Md BT" w:hint="default"/>
        <w:b/>
        <w:i w:val="0"/>
        <w:color w:val="auto"/>
        <w:spacing w:val="10"/>
        <w:sz w:val="20"/>
      </w:rPr>
    </w:lvl>
    <w:lvl w:ilvl="2">
      <w:start w:val="1"/>
      <w:numFmt w:val="decimal"/>
      <w:pStyle w:val="Heading3"/>
      <w:lvlText w:val="%1.%2.%3"/>
      <w:lvlJc w:val="left"/>
      <w:pPr>
        <w:tabs>
          <w:tab w:val="num" w:pos="0"/>
        </w:tabs>
        <w:ind w:left="0" w:firstLine="0"/>
      </w:pPr>
      <w:rPr>
        <w:rFonts w:ascii="Futura Md BT" w:hAnsi="Futura Md BT" w:hint="default"/>
        <w:b/>
        <w:i w:val="0"/>
        <w:color w:val="auto"/>
        <w:spacing w:val="10"/>
        <w:sz w:val="18"/>
      </w:rPr>
    </w:lvl>
    <w:lvl w:ilvl="3">
      <w:start w:val="1"/>
      <w:numFmt w:val="decimal"/>
      <w:pStyle w:val="Heading4"/>
      <w:lvlText w:val="%1.%2.%3.%4"/>
      <w:lvlJc w:val="left"/>
      <w:pPr>
        <w:tabs>
          <w:tab w:val="num" w:pos="144"/>
        </w:tabs>
        <w:ind w:left="0" w:firstLine="0"/>
      </w:pPr>
      <w:rPr>
        <w:rFonts w:ascii="Futura Md BT" w:hAnsi="Futura Md BT" w:hint="default"/>
        <w:b/>
        <w:i w:val="0"/>
        <w:color w:val="auto"/>
        <w:spacing w:val="6"/>
        <w:sz w:val="16"/>
      </w:rPr>
    </w:lvl>
    <w:lvl w:ilvl="4">
      <w:start w:val="1"/>
      <w:numFmt w:val="decimal"/>
      <w:pStyle w:val="Heading5"/>
      <w:lvlText w:val="%1.%2.%3.%4.%5"/>
      <w:lvlJc w:val="left"/>
      <w:pPr>
        <w:tabs>
          <w:tab w:val="num" w:pos="288"/>
        </w:tabs>
        <w:ind w:left="0" w:firstLine="0"/>
      </w:pPr>
      <w:rPr>
        <w:rFonts w:ascii="Futura Md BT" w:hAnsi="Futura Md BT" w:hint="default"/>
        <w:b/>
        <w:i w:val="0"/>
        <w:spacing w:val="6"/>
        <w:sz w:val="16"/>
      </w:rPr>
    </w:lvl>
    <w:lvl w:ilvl="5">
      <w:start w:val="1"/>
      <w:numFmt w:val="decimal"/>
      <w:lvlText w:val="%1.%2.%3.%4.%5.%6"/>
      <w:lvlJc w:val="left"/>
      <w:pPr>
        <w:tabs>
          <w:tab w:val="num" w:pos="518"/>
        </w:tabs>
        <w:ind w:left="518" w:hanging="1152"/>
      </w:pPr>
      <w:rPr>
        <w:rFonts w:hint="default"/>
      </w:rPr>
    </w:lvl>
    <w:lvl w:ilvl="6">
      <w:start w:val="1"/>
      <w:numFmt w:val="decimal"/>
      <w:lvlText w:val="%1.%2.%3.%4.%5.%6.%7"/>
      <w:lvlJc w:val="left"/>
      <w:pPr>
        <w:tabs>
          <w:tab w:val="num" w:pos="662"/>
        </w:tabs>
        <w:ind w:left="662" w:hanging="1296"/>
      </w:pPr>
      <w:rPr>
        <w:rFonts w:hint="default"/>
      </w:rPr>
    </w:lvl>
    <w:lvl w:ilvl="7">
      <w:start w:val="1"/>
      <w:numFmt w:val="decimal"/>
      <w:lvlText w:val="%1.%2.%3.%4.%5.%6.%7.%8"/>
      <w:lvlJc w:val="left"/>
      <w:pPr>
        <w:tabs>
          <w:tab w:val="num" w:pos="806"/>
        </w:tabs>
        <w:ind w:left="806" w:hanging="1440"/>
      </w:pPr>
      <w:rPr>
        <w:rFonts w:hint="default"/>
      </w:rPr>
    </w:lvl>
    <w:lvl w:ilvl="8">
      <w:start w:val="1"/>
      <w:numFmt w:val="decimal"/>
      <w:lvlText w:val="%1.%2.%3.%4.%5.%6.%7.%8.%9"/>
      <w:lvlJc w:val="left"/>
      <w:pPr>
        <w:tabs>
          <w:tab w:val="num" w:pos="950"/>
        </w:tabs>
        <w:ind w:left="950" w:hanging="1584"/>
      </w:pPr>
      <w:rPr>
        <w:rFonts w:hint="default"/>
      </w:rPr>
    </w:lvl>
  </w:abstractNum>
  <w:abstractNum w:abstractNumId="17" w15:restartNumberingAfterBreak="0">
    <w:nsid w:val="13654A1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BA30369"/>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CA50B38"/>
    <w:multiLevelType w:val="multilevel"/>
    <w:tmpl w:val="D932F2F0"/>
    <w:lvl w:ilvl="0">
      <w:start w:val="1"/>
      <w:numFmt w:val="decimal"/>
      <w:lvlText w:val="%1 )"/>
      <w:lvlJc w:val="left"/>
      <w:pPr>
        <w:tabs>
          <w:tab w:val="num" w:pos="648"/>
        </w:tabs>
        <w:ind w:left="648" w:hanging="360"/>
      </w:pPr>
      <w:rPr>
        <w:rFonts w:hint="default"/>
      </w:rPr>
    </w:lvl>
    <w:lvl w:ilvl="1">
      <w:start w:val="1"/>
      <w:numFmt w:val="decimal"/>
      <w:lvlText w:val="%1.%2 )"/>
      <w:lvlJc w:val="left"/>
      <w:pPr>
        <w:tabs>
          <w:tab w:val="num" w:pos="1224"/>
        </w:tabs>
        <w:ind w:left="1224" w:hanging="576"/>
      </w:pPr>
      <w:rPr>
        <w:rFonts w:hint="default"/>
      </w:rPr>
    </w:lvl>
    <w:lvl w:ilvl="2">
      <w:start w:val="1"/>
      <w:numFmt w:val="decimal"/>
      <w:lvlText w:val="%1.%2.%3 )"/>
      <w:lvlJc w:val="left"/>
      <w:pPr>
        <w:tabs>
          <w:tab w:val="num" w:pos="1872"/>
        </w:tabs>
        <w:ind w:left="1872" w:hanging="648"/>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1D1F587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1154850"/>
    <w:multiLevelType w:val="multilevel"/>
    <w:tmpl w:val="D3E0D1E6"/>
    <w:lvl w:ilvl="0">
      <w:start w:val="1"/>
      <w:numFmt w:val="decimal"/>
      <w:pStyle w:val="List123Char"/>
      <w:lvlText w:val="%1 )"/>
      <w:lvlJc w:val="left"/>
      <w:pPr>
        <w:tabs>
          <w:tab w:val="num" w:pos="720"/>
        </w:tabs>
        <w:ind w:left="720" w:hanging="432"/>
      </w:pPr>
      <w:rPr>
        <w:rFonts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1152"/>
        </w:tabs>
        <w:ind w:left="1181" w:hanging="461"/>
      </w:pPr>
      <w:rPr>
        <w:rFonts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1800"/>
        </w:tabs>
        <w:ind w:left="1829" w:hanging="749"/>
      </w:pPr>
      <w:rPr>
        <w:rFonts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3906"/>
        </w:tabs>
        <w:ind w:left="2034" w:hanging="648"/>
      </w:pPr>
      <w:rPr>
        <w:rFonts w:hint="default"/>
      </w:rPr>
    </w:lvl>
    <w:lvl w:ilvl="4">
      <w:start w:val="1"/>
      <w:numFmt w:val="decimal"/>
      <w:lvlText w:val="%1.%2.%3.%4.%5."/>
      <w:lvlJc w:val="left"/>
      <w:pPr>
        <w:tabs>
          <w:tab w:val="num" w:pos="4626"/>
        </w:tabs>
        <w:ind w:left="2538" w:hanging="792"/>
      </w:pPr>
      <w:rPr>
        <w:rFonts w:hint="default"/>
      </w:rPr>
    </w:lvl>
    <w:lvl w:ilvl="5">
      <w:start w:val="1"/>
      <w:numFmt w:val="decimal"/>
      <w:lvlText w:val="%1.%2.%3.%4.%5.%6."/>
      <w:lvlJc w:val="left"/>
      <w:pPr>
        <w:tabs>
          <w:tab w:val="num" w:pos="5706"/>
        </w:tabs>
        <w:ind w:left="3042" w:hanging="936"/>
      </w:pPr>
      <w:rPr>
        <w:rFonts w:hint="default"/>
      </w:rPr>
    </w:lvl>
    <w:lvl w:ilvl="6">
      <w:start w:val="1"/>
      <w:numFmt w:val="decimal"/>
      <w:lvlText w:val="%1.%2.%3.%4.%5.%6.%7."/>
      <w:lvlJc w:val="left"/>
      <w:pPr>
        <w:tabs>
          <w:tab w:val="num" w:pos="6426"/>
        </w:tabs>
        <w:ind w:left="3546" w:hanging="1080"/>
      </w:pPr>
      <w:rPr>
        <w:rFonts w:hint="default"/>
      </w:rPr>
    </w:lvl>
    <w:lvl w:ilvl="7">
      <w:start w:val="1"/>
      <w:numFmt w:val="decimal"/>
      <w:lvlText w:val="%1.%2.%3.%4.%5.%6.%7.%8."/>
      <w:lvlJc w:val="left"/>
      <w:pPr>
        <w:tabs>
          <w:tab w:val="num" w:pos="7506"/>
        </w:tabs>
        <w:ind w:left="4050" w:hanging="1224"/>
      </w:pPr>
      <w:rPr>
        <w:rFonts w:hint="default"/>
      </w:rPr>
    </w:lvl>
    <w:lvl w:ilvl="8">
      <w:start w:val="1"/>
      <w:numFmt w:val="decimal"/>
      <w:lvlText w:val="%1.%2.%3.%4.%5.%6.%7.%8.%9."/>
      <w:lvlJc w:val="left"/>
      <w:pPr>
        <w:tabs>
          <w:tab w:val="num" w:pos="8226"/>
        </w:tabs>
        <w:ind w:left="4626" w:hanging="1440"/>
      </w:pPr>
      <w:rPr>
        <w:rFonts w:hint="default"/>
      </w:rPr>
    </w:lvl>
  </w:abstractNum>
  <w:abstractNum w:abstractNumId="22" w15:restartNumberingAfterBreak="0">
    <w:nsid w:val="281F78E6"/>
    <w:multiLevelType w:val="singleLevel"/>
    <w:tmpl w:val="F7D2C316"/>
    <w:lvl w:ilvl="0">
      <w:start w:val="1"/>
      <w:numFmt w:val="bullet"/>
      <w:pStyle w:val="Bullet"/>
      <w:lvlText w:val=""/>
      <w:lvlJc w:val="left"/>
      <w:pPr>
        <w:tabs>
          <w:tab w:val="num" w:pos="1440"/>
        </w:tabs>
        <w:ind w:left="1440" w:hanging="360"/>
      </w:pPr>
      <w:rPr>
        <w:rFonts w:ascii="Symbol" w:hAnsi="Symbol" w:hint="default"/>
        <w:b w:val="0"/>
        <w:i w:val="0"/>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2C24218A"/>
    <w:multiLevelType w:val="multilevel"/>
    <w:tmpl w:val="1B9CA468"/>
    <w:lvl w:ilvl="0">
      <w:start w:val="1"/>
      <w:numFmt w:val="lowerRoman"/>
      <w:lvlText w:val="%1 )"/>
      <w:lvlJc w:val="left"/>
      <w:pPr>
        <w:tabs>
          <w:tab w:val="num" w:pos="792"/>
        </w:tabs>
        <w:ind w:left="792" w:hanging="509"/>
      </w:pPr>
      <w:rPr>
        <w:rFonts w:hint="default"/>
      </w:rPr>
    </w:lvl>
    <w:lvl w:ilvl="1">
      <w:start w:val="1"/>
      <w:numFmt w:val="upperLetter"/>
      <w:lvlText w:val="%2 )"/>
      <w:lvlJc w:val="left"/>
      <w:pPr>
        <w:tabs>
          <w:tab w:val="num" w:pos="1224"/>
        </w:tabs>
        <w:ind w:left="1224" w:hanging="581"/>
      </w:pPr>
      <w:rPr>
        <w:rFonts w:hint="default"/>
      </w:rPr>
    </w:lvl>
    <w:lvl w:ilvl="2">
      <w:start w:val="1"/>
      <w:numFmt w:val="decimal"/>
      <w:lvlText w:val="%3 )"/>
      <w:lvlJc w:val="left"/>
      <w:pPr>
        <w:tabs>
          <w:tab w:val="num" w:pos="1584"/>
        </w:tabs>
        <w:ind w:left="1584" w:hanging="360"/>
      </w:pPr>
      <w:rPr>
        <w:rFonts w:hint="default"/>
      </w:rPr>
    </w:lvl>
    <w:lvl w:ilvl="3">
      <w:start w:val="1"/>
      <w:numFmt w:val="bullet"/>
      <w:lvlText w:val=""/>
      <w:lvlJc w:val="left"/>
      <w:pPr>
        <w:tabs>
          <w:tab w:val="num" w:pos="1723"/>
        </w:tabs>
        <w:ind w:left="1723" w:hanging="360"/>
      </w:pPr>
      <w:rPr>
        <w:rFonts w:ascii="Symbol" w:hAnsi="Symbol" w:hint="default"/>
      </w:rPr>
    </w:lvl>
    <w:lvl w:ilvl="4">
      <w:start w:val="1"/>
      <w:numFmt w:val="bullet"/>
      <w:lvlText w:val=""/>
      <w:lvlJc w:val="left"/>
      <w:pPr>
        <w:tabs>
          <w:tab w:val="num" w:pos="2083"/>
        </w:tabs>
        <w:ind w:left="2083" w:hanging="360"/>
      </w:pPr>
      <w:rPr>
        <w:rFonts w:ascii="Symbol" w:hAnsi="Symbol" w:hint="default"/>
      </w:rPr>
    </w:lvl>
    <w:lvl w:ilvl="5">
      <w:start w:val="1"/>
      <w:numFmt w:val="bullet"/>
      <w:lvlText w:val=""/>
      <w:lvlJc w:val="left"/>
      <w:pPr>
        <w:tabs>
          <w:tab w:val="num" w:pos="2443"/>
        </w:tabs>
        <w:ind w:left="2443" w:hanging="360"/>
      </w:pPr>
      <w:rPr>
        <w:rFonts w:ascii="Wingdings" w:hAnsi="Wingdings" w:hint="default"/>
      </w:rPr>
    </w:lvl>
    <w:lvl w:ilvl="6">
      <w:start w:val="1"/>
      <w:numFmt w:val="bullet"/>
      <w:lvlText w:val=""/>
      <w:lvlJc w:val="left"/>
      <w:pPr>
        <w:tabs>
          <w:tab w:val="num" w:pos="2803"/>
        </w:tabs>
        <w:ind w:left="2803" w:hanging="360"/>
      </w:pPr>
      <w:rPr>
        <w:rFonts w:ascii="Wingdings" w:hAnsi="Wingdings" w:hint="default"/>
      </w:rPr>
    </w:lvl>
    <w:lvl w:ilvl="7">
      <w:start w:val="1"/>
      <w:numFmt w:val="bullet"/>
      <w:lvlText w:val=""/>
      <w:lvlJc w:val="left"/>
      <w:pPr>
        <w:tabs>
          <w:tab w:val="num" w:pos="3163"/>
        </w:tabs>
        <w:ind w:left="3163" w:hanging="360"/>
      </w:pPr>
      <w:rPr>
        <w:rFonts w:ascii="Symbol" w:hAnsi="Symbol" w:hint="default"/>
      </w:rPr>
    </w:lvl>
    <w:lvl w:ilvl="8">
      <w:start w:val="1"/>
      <w:numFmt w:val="bullet"/>
      <w:lvlText w:val=""/>
      <w:lvlJc w:val="left"/>
      <w:pPr>
        <w:tabs>
          <w:tab w:val="num" w:pos="3523"/>
        </w:tabs>
        <w:ind w:left="3523" w:hanging="360"/>
      </w:pPr>
      <w:rPr>
        <w:rFonts w:ascii="Symbol" w:hAnsi="Symbol" w:hint="default"/>
      </w:rPr>
    </w:lvl>
  </w:abstractNum>
  <w:abstractNum w:abstractNumId="24" w15:restartNumberingAfterBreak="0">
    <w:nsid w:val="34544B4D"/>
    <w:multiLevelType w:val="multilevel"/>
    <w:tmpl w:val="D932F2F0"/>
    <w:lvl w:ilvl="0">
      <w:start w:val="1"/>
      <w:numFmt w:val="decimal"/>
      <w:lvlText w:val="%1 )"/>
      <w:lvlJc w:val="left"/>
      <w:pPr>
        <w:tabs>
          <w:tab w:val="num" w:pos="648"/>
        </w:tabs>
        <w:ind w:left="648" w:hanging="360"/>
      </w:pPr>
      <w:rPr>
        <w:rFonts w:hint="default"/>
      </w:rPr>
    </w:lvl>
    <w:lvl w:ilvl="1">
      <w:start w:val="1"/>
      <w:numFmt w:val="decimal"/>
      <w:lvlText w:val="%1.%2 )"/>
      <w:lvlJc w:val="left"/>
      <w:pPr>
        <w:tabs>
          <w:tab w:val="num" w:pos="1224"/>
        </w:tabs>
        <w:ind w:left="1224" w:hanging="576"/>
      </w:pPr>
      <w:rPr>
        <w:rFonts w:hint="default"/>
      </w:rPr>
    </w:lvl>
    <w:lvl w:ilvl="2">
      <w:start w:val="1"/>
      <w:numFmt w:val="decimal"/>
      <w:lvlText w:val="%1.%2.%3 )"/>
      <w:lvlJc w:val="left"/>
      <w:pPr>
        <w:tabs>
          <w:tab w:val="num" w:pos="1872"/>
        </w:tabs>
        <w:ind w:left="1872" w:hanging="648"/>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34695EF1"/>
    <w:multiLevelType w:val="singleLevel"/>
    <w:tmpl w:val="E4C62FFC"/>
    <w:name w:val="List Numbered 13"/>
    <w:lvl w:ilvl="0">
      <w:start w:val="1"/>
      <w:numFmt w:val="bullet"/>
      <w:lvlText w:val=""/>
      <w:lvlJc w:val="left"/>
      <w:pPr>
        <w:tabs>
          <w:tab w:val="num" w:pos="417"/>
        </w:tabs>
        <w:ind w:left="397" w:hanging="340"/>
      </w:pPr>
      <w:rPr>
        <w:rFonts w:ascii="Symbol" w:hAnsi="Symbol" w:hint="default"/>
        <w:sz w:val="16"/>
      </w:rPr>
    </w:lvl>
  </w:abstractNum>
  <w:abstractNum w:abstractNumId="26" w15:restartNumberingAfterBreak="0">
    <w:nsid w:val="37E93378"/>
    <w:multiLevelType w:val="multilevel"/>
    <w:tmpl w:val="C66472EE"/>
    <w:lvl w:ilvl="0">
      <w:start w:val="1"/>
      <w:numFmt w:val="lowerRoman"/>
      <w:lvlText w:val="%1 )"/>
      <w:lvlJc w:val="left"/>
      <w:pPr>
        <w:tabs>
          <w:tab w:val="num" w:pos="792"/>
        </w:tabs>
        <w:ind w:left="792" w:hanging="509"/>
      </w:pPr>
      <w:rPr>
        <w:rFonts w:hint="default"/>
      </w:rPr>
    </w:lvl>
    <w:lvl w:ilvl="1">
      <w:start w:val="1"/>
      <w:numFmt w:val="upperLetter"/>
      <w:lvlText w:val="%2 )"/>
      <w:lvlJc w:val="left"/>
      <w:pPr>
        <w:tabs>
          <w:tab w:val="num" w:pos="1224"/>
        </w:tabs>
        <w:ind w:left="1224" w:hanging="432"/>
      </w:pPr>
      <w:rPr>
        <w:rFonts w:hint="default"/>
      </w:rPr>
    </w:lvl>
    <w:lvl w:ilvl="2">
      <w:start w:val="1"/>
      <w:numFmt w:val="decimal"/>
      <w:lvlText w:val="%3 )"/>
      <w:lvlJc w:val="left"/>
      <w:pPr>
        <w:tabs>
          <w:tab w:val="num" w:pos="1584"/>
        </w:tabs>
        <w:ind w:left="1584" w:hanging="360"/>
      </w:pPr>
      <w:rPr>
        <w:rFonts w:hint="default"/>
      </w:rPr>
    </w:lvl>
    <w:lvl w:ilvl="3">
      <w:start w:val="1"/>
      <w:numFmt w:val="bullet"/>
      <w:lvlText w:val=""/>
      <w:lvlJc w:val="left"/>
      <w:pPr>
        <w:tabs>
          <w:tab w:val="num" w:pos="1723"/>
        </w:tabs>
        <w:ind w:left="1723" w:hanging="360"/>
      </w:pPr>
      <w:rPr>
        <w:rFonts w:ascii="Symbol" w:hAnsi="Symbol" w:hint="default"/>
      </w:rPr>
    </w:lvl>
    <w:lvl w:ilvl="4">
      <w:start w:val="1"/>
      <w:numFmt w:val="bullet"/>
      <w:lvlText w:val=""/>
      <w:lvlJc w:val="left"/>
      <w:pPr>
        <w:tabs>
          <w:tab w:val="num" w:pos="2083"/>
        </w:tabs>
        <w:ind w:left="2083" w:hanging="360"/>
      </w:pPr>
      <w:rPr>
        <w:rFonts w:ascii="Symbol" w:hAnsi="Symbol" w:hint="default"/>
      </w:rPr>
    </w:lvl>
    <w:lvl w:ilvl="5">
      <w:start w:val="1"/>
      <w:numFmt w:val="bullet"/>
      <w:lvlText w:val=""/>
      <w:lvlJc w:val="left"/>
      <w:pPr>
        <w:tabs>
          <w:tab w:val="num" w:pos="2443"/>
        </w:tabs>
        <w:ind w:left="2443" w:hanging="360"/>
      </w:pPr>
      <w:rPr>
        <w:rFonts w:ascii="Wingdings" w:hAnsi="Wingdings" w:hint="default"/>
      </w:rPr>
    </w:lvl>
    <w:lvl w:ilvl="6">
      <w:start w:val="1"/>
      <w:numFmt w:val="bullet"/>
      <w:lvlText w:val=""/>
      <w:lvlJc w:val="left"/>
      <w:pPr>
        <w:tabs>
          <w:tab w:val="num" w:pos="2803"/>
        </w:tabs>
        <w:ind w:left="2803" w:hanging="360"/>
      </w:pPr>
      <w:rPr>
        <w:rFonts w:ascii="Wingdings" w:hAnsi="Wingdings" w:hint="default"/>
      </w:rPr>
    </w:lvl>
    <w:lvl w:ilvl="7">
      <w:start w:val="1"/>
      <w:numFmt w:val="bullet"/>
      <w:lvlText w:val=""/>
      <w:lvlJc w:val="left"/>
      <w:pPr>
        <w:tabs>
          <w:tab w:val="num" w:pos="3163"/>
        </w:tabs>
        <w:ind w:left="3163" w:hanging="360"/>
      </w:pPr>
      <w:rPr>
        <w:rFonts w:ascii="Symbol" w:hAnsi="Symbol" w:hint="default"/>
      </w:rPr>
    </w:lvl>
    <w:lvl w:ilvl="8">
      <w:start w:val="1"/>
      <w:numFmt w:val="bullet"/>
      <w:lvlText w:val=""/>
      <w:lvlJc w:val="left"/>
      <w:pPr>
        <w:tabs>
          <w:tab w:val="num" w:pos="3523"/>
        </w:tabs>
        <w:ind w:left="3523" w:hanging="360"/>
      </w:pPr>
      <w:rPr>
        <w:rFonts w:ascii="Symbol" w:hAnsi="Symbol" w:hint="default"/>
      </w:rPr>
    </w:lvl>
  </w:abstractNum>
  <w:abstractNum w:abstractNumId="27" w15:restartNumberingAfterBreak="0">
    <w:nsid w:val="45563D82"/>
    <w:multiLevelType w:val="multilevel"/>
    <w:tmpl w:val="D932F2F0"/>
    <w:lvl w:ilvl="0">
      <w:start w:val="1"/>
      <w:numFmt w:val="decimal"/>
      <w:pStyle w:val="List"/>
      <w:lvlText w:val="%1 )"/>
      <w:lvlJc w:val="left"/>
      <w:pPr>
        <w:tabs>
          <w:tab w:val="num" w:pos="648"/>
        </w:tabs>
        <w:ind w:left="648" w:hanging="360"/>
      </w:pPr>
      <w:rPr>
        <w:rFonts w:hint="default"/>
      </w:rPr>
    </w:lvl>
    <w:lvl w:ilvl="1">
      <w:start w:val="1"/>
      <w:numFmt w:val="decimal"/>
      <w:lvlText w:val="%1.%2 )"/>
      <w:lvlJc w:val="left"/>
      <w:pPr>
        <w:tabs>
          <w:tab w:val="num" w:pos="1224"/>
        </w:tabs>
        <w:ind w:left="1224" w:hanging="576"/>
      </w:pPr>
      <w:rPr>
        <w:rFonts w:hint="default"/>
      </w:rPr>
    </w:lvl>
    <w:lvl w:ilvl="2">
      <w:start w:val="1"/>
      <w:numFmt w:val="decimal"/>
      <w:lvlText w:val="%1.%2.%3 )"/>
      <w:lvlJc w:val="left"/>
      <w:pPr>
        <w:tabs>
          <w:tab w:val="num" w:pos="1872"/>
        </w:tabs>
        <w:ind w:left="1872" w:hanging="648"/>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8" w15:restartNumberingAfterBreak="0">
    <w:nsid w:val="4A153948"/>
    <w:multiLevelType w:val="multilevel"/>
    <w:tmpl w:val="1B643328"/>
    <w:lvl w:ilvl="0">
      <w:start w:val="1"/>
      <w:numFmt w:val="lowerLetter"/>
      <w:pStyle w:val="Listabcd"/>
      <w:lvlText w:val="%1 )"/>
      <w:lvlJc w:val="left"/>
      <w:pPr>
        <w:tabs>
          <w:tab w:val="num" w:pos="720"/>
        </w:tabs>
        <w:ind w:left="720" w:hanging="432"/>
      </w:pPr>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Roman"/>
      <w:lvlText w:val="%2 )"/>
      <w:lvlJc w:val="left"/>
      <w:pPr>
        <w:tabs>
          <w:tab w:val="num" w:pos="1152"/>
        </w:tabs>
        <w:ind w:left="1152" w:hanging="432"/>
      </w:pPr>
      <w:rPr>
        <w:rFonts w:ascii="Times New Roman" w:hAnsi="Times New Roman"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
      <w:lvlJc w:val="left"/>
      <w:pPr>
        <w:tabs>
          <w:tab w:val="num" w:pos="2826"/>
        </w:tabs>
        <w:ind w:left="2952" w:hanging="1224"/>
      </w:pPr>
      <w:rPr>
        <w:rFonts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3906"/>
        </w:tabs>
        <w:ind w:left="2034" w:hanging="648"/>
      </w:pPr>
      <w:rPr>
        <w:rFonts w:hint="default"/>
      </w:rPr>
    </w:lvl>
    <w:lvl w:ilvl="4">
      <w:start w:val="1"/>
      <w:numFmt w:val="decimal"/>
      <w:lvlText w:val="%1.%2.%3.%4.%5."/>
      <w:lvlJc w:val="left"/>
      <w:pPr>
        <w:tabs>
          <w:tab w:val="num" w:pos="4626"/>
        </w:tabs>
        <w:ind w:left="2538" w:hanging="792"/>
      </w:pPr>
      <w:rPr>
        <w:rFonts w:hint="default"/>
      </w:rPr>
    </w:lvl>
    <w:lvl w:ilvl="5">
      <w:start w:val="1"/>
      <w:numFmt w:val="decimal"/>
      <w:lvlText w:val="%1.%2.%3.%4.%5.%6."/>
      <w:lvlJc w:val="left"/>
      <w:pPr>
        <w:tabs>
          <w:tab w:val="num" w:pos="5706"/>
        </w:tabs>
        <w:ind w:left="3042" w:hanging="936"/>
      </w:pPr>
      <w:rPr>
        <w:rFonts w:hint="default"/>
      </w:rPr>
    </w:lvl>
    <w:lvl w:ilvl="6">
      <w:start w:val="1"/>
      <w:numFmt w:val="decimal"/>
      <w:lvlText w:val="%1.%2.%3.%4.%5.%6.%7."/>
      <w:lvlJc w:val="left"/>
      <w:pPr>
        <w:tabs>
          <w:tab w:val="num" w:pos="6426"/>
        </w:tabs>
        <w:ind w:left="3546" w:hanging="1080"/>
      </w:pPr>
      <w:rPr>
        <w:rFonts w:hint="default"/>
      </w:rPr>
    </w:lvl>
    <w:lvl w:ilvl="7">
      <w:start w:val="1"/>
      <w:numFmt w:val="decimal"/>
      <w:lvlText w:val="%1.%2.%3.%4.%5.%6.%7.%8."/>
      <w:lvlJc w:val="left"/>
      <w:pPr>
        <w:tabs>
          <w:tab w:val="num" w:pos="7506"/>
        </w:tabs>
        <w:ind w:left="4050" w:hanging="1224"/>
      </w:pPr>
      <w:rPr>
        <w:rFonts w:hint="default"/>
      </w:rPr>
    </w:lvl>
    <w:lvl w:ilvl="8">
      <w:start w:val="1"/>
      <w:numFmt w:val="decimal"/>
      <w:lvlText w:val="%1.%2.%3.%4.%5.%6.%7.%8.%9."/>
      <w:lvlJc w:val="left"/>
      <w:pPr>
        <w:tabs>
          <w:tab w:val="num" w:pos="8226"/>
        </w:tabs>
        <w:ind w:left="4626" w:hanging="1440"/>
      </w:pPr>
      <w:rPr>
        <w:rFonts w:hint="default"/>
      </w:rPr>
    </w:lvl>
  </w:abstractNum>
  <w:abstractNum w:abstractNumId="29" w15:restartNumberingAfterBreak="0">
    <w:nsid w:val="4A37594C"/>
    <w:multiLevelType w:val="multilevel"/>
    <w:tmpl w:val="5F0A9484"/>
    <w:lvl w:ilvl="0">
      <w:start w:val="1"/>
      <w:numFmt w:val="lowerRoman"/>
      <w:pStyle w:val="List2"/>
      <w:lvlText w:val="%1 )"/>
      <w:lvlJc w:val="left"/>
      <w:pPr>
        <w:tabs>
          <w:tab w:val="num" w:pos="797"/>
        </w:tabs>
        <w:ind w:left="797" w:hanging="509"/>
      </w:pPr>
      <w:rPr>
        <w:rFonts w:hint="default"/>
      </w:rPr>
    </w:lvl>
    <w:lvl w:ilvl="1">
      <w:start w:val="1"/>
      <w:numFmt w:val="upperLetter"/>
      <w:lvlText w:val="%2 )"/>
      <w:lvlJc w:val="left"/>
      <w:pPr>
        <w:tabs>
          <w:tab w:val="num" w:pos="1229"/>
        </w:tabs>
        <w:ind w:left="1229" w:hanging="432"/>
      </w:pPr>
      <w:rPr>
        <w:rFonts w:hint="default"/>
      </w:rPr>
    </w:lvl>
    <w:lvl w:ilvl="2">
      <w:start w:val="1"/>
      <w:numFmt w:val="decimal"/>
      <w:lvlText w:val="%3 )"/>
      <w:lvlJc w:val="left"/>
      <w:pPr>
        <w:tabs>
          <w:tab w:val="num" w:pos="1589"/>
        </w:tabs>
        <w:ind w:left="1589" w:hanging="360"/>
      </w:pPr>
      <w:rPr>
        <w:rFonts w:hint="default"/>
      </w:rPr>
    </w:lvl>
    <w:lvl w:ilvl="3">
      <w:start w:val="1"/>
      <w:numFmt w:val="bullet"/>
      <w:lvlText w:val=""/>
      <w:lvlJc w:val="left"/>
      <w:pPr>
        <w:tabs>
          <w:tab w:val="num" w:pos="1728"/>
        </w:tabs>
        <w:ind w:left="1728" w:hanging="360"/>
      </w:pPr>
      <w:rPr>
        <w:rFonts w:ascii="Symbol" w:hAnsi="Symbol" w:hint="default"/>
      </w:rPr>
    </w:lvl>
    <w:lvl w:ilvl="4">
      <w:start w:val="1"/>
      <w:numFmt w:val="bullet"/>
      <w:lvlText w:val=""/>
      <w:lvlJc w:val="left"/>
      <w:pPr>
        <w:tabs>
          <w:tab w:val="num" w:pos="2088"/>
        </w:tabs>
        <w:ind w:left="2088" w:hanging="360"/>
      </w:pPr>
      <w:rPr>
        <w:rFonts w:ascii="Symbol" w:hAnsi="Symbol" w:hint="default"/>
      </w:rPr>
    </w:lvl>
    <w:lvl w:ilvl="5">
      <w:start w:val="1"/>
      <w:numFmt w:val="bullet"/>
      <w:lvlText w:val=""/>
      <w:lvlJc w:val="left"/>
      <w:pPr>
        <w:tabs>
          <w:tab w:val="num" w:pos="2448"/>
        </w:tabs>
        <w:ind w:left="2448" w:hanging="360"/>
      </w:pPr>
      <w:rPr>
        <w:rFonts w:ascii="Wingdings" w:hAnsi="Wingdings" w:hint="default"/>
      </w:rPr>
    </w:lvl>
    <w:lvl w:ilvl="6">
      <w:start w:val="1"/>
      <w:numFmt w:val="bullet"/>
      <w:lvlText w:val=""/>
      <w:lvlJc w:val="left"/>
      <w:pPr>
        <w:tabs>
          <w:tab w:val="num" w:pos="2808"/>
        </w:tabs>
        <w:ind w:left="2808" w:hanging="360"/>
      </w:pPr>
      <w:rPr>
        <w:rFonts w:ascii="Wingdings" w:hAnsi="Wingdings" w:hint="default"/>
      </w:rPr>
    </w:lvl>
    <w:lvl w:ilvl="7">
      <w:start w:val="1"/>
      <w:numFmt w:val="bullet"/>
      <w:lvlText w:val=""/>
      <w:lvlJc w:val="left"/>
      <w:pPr>
        <w:tabs>
          <w:tab w:val="num" w:pos="3168"/>
        </w:tabs>
        <w:ind w:left="3168" w:hanging="360"/>
      </w:pPr>
      <w:rPr>
        <w:rFonts w:ascii="Symbol" w:hAnsi="Symbol" w:hint="default"/>
      </w:rPr>
    </w:lvl>
    <w:lvl w:ilvl="8">
      <w:start w:val="1"/>
      <w:numFmt w:val="bullet"/>
      <w:lvlText w:val=""/>
      <w:lvlJc w:val="left"/>
      <w:pPr>
        <w:tabs>
          <w:tab w:val="num" w:pos="3528"/>
        </w:tabs>
        <w:ind w:left="3528" w:hanging="360"/>
      </w:pPr>
      <w:rPr>
        <w:rFonts w:ascii="Symbol" w:hAnsi="Symbol" w:hint="default"/>
      </w:rPr>
    </w:lvl>
  </w:abstractNum>
  <w:abstractNum w:abstractNumId="30" w15:restartNumberingAfterBreak="0">
    <w:nsid w:val="54F6300A"/>
    <w:multiLevelType w:val="multilevel"/>
    <w:tmpl w:val="E6F298EE"/>
    <w:lvl w:ilvl="0">
      <w:start w:val="1"/>
      <w:numFmt w:val="decimal"/>
      <w:pStyle w:val="AnnexHeading"/>
      <w:suff w:val="space"/>
      <w:lvlText w:val="Annex %1: "/>
      <w:lvlJc w:val="left"/>
      <w:pPr>
        <w:ind w:left="-720" w:firstLine="0"/>
      </w:pPr>
      <w:rPr>
        <w:rFonts w:hint="default"/>
        <w:b/>
        <w:i w:val="0"/>
        <w:caps w:val="0"/>
        <w:strike w:val="0"/>
        <w:dstrike w:val="0"/>
        <w:vanish w:val="0"/>
        <w:color w:val="auto"/>
        <w:spacing w:val="10"/>
        <w:kern w:val="0"/>
        <w:sz w:val="22"/>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72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31" w15:restartNumberingAfterBreak="0">
    <w:nsid w:val="57A50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64F3C9C"/>
    <w:multiLevelType w:val="multilevel"/>
    <w:tmpl w:val="EEAA8906"/>
    <w:lvl w:ilvl="0">
      <w:start w:val="1"/>
      <w:numFmt w:val="bullet"/>
      <w:pStyle w:val="ListBullet"/>
      <w:lvlText w:val=""/>
      <w:lvlJc w:val="left"/>
      <w:pPr>
        <w:tabs>
          <w:tab w:val="num" w:pos="648"/>
        </w:tabs>
        <w:ind w:left="648" w:hanging="360"/>
      </w:pPr>
      <w:rPr>
        <w:rFonts w:ascii="Symbol" w:hAnsi="Symbol" w:hint="default"/>
      </w:rPr>
    </w:lvl>
    <w:lvl w:ilvl="1">
      <w:start w:val="1"/>
      <w:numFmt w:val="bullet"/>
      <w:lvlText w:val=""/>
      <w:lvlJc w:val="left"/>
      <w:pPr>
        <w:tabs>
          <w:tab w:val="num" w:pos="1008"/>
        </w:tabs>
        <w:ind w:left="1008" w:hanging="360"/>
      </w:pPr>
      <w:rPr>
        <w:rFonts w:ascii="Symbol" w:hAnsi="Symbol" w:hint="default"/>
      </w:rPr>
    </w:lvl>
    <w:lvl w:ilvl="2">
      <w:start w:val="1"/>
      <w:numFmt w:val="bullet"/>
      <w:lvlText w:val=""/>
      <w:lvlJc w:val="left"/>
      <w:pPr>
        <w:tabs>
          <w:tab w:val="num" w:pos="1440"/>
        </w:tabs>
        <w:ind w:left="1440" w:hanging="432"/>
      </w:pPr>
      <w:rPr>
        <w:rFonts w:ascii="Wingdings" w:hAnsi="Wingdings" w:hint="default"/>
      </w:rPr>
    </w:lvl>
    <w:lvl w:ilvl="3">
      <w:start w:val="1"/>
      <w:numFmt w:val="bullet"/>
      <w:lvlText w:val=""/>
      <w:lvlJc w:val="left"/>
      <w:pPr>
        <w:tabs>
          <w:tab w:val="num" w:pos="1728"/>
        </w:tabs>
        <w:ind w:left="1728" w:hanging="360"/>
      </w:pPr>
      <w:rPr>
        <w:rFonts w:ascii="Symbol" w:hAnsi="Symbol" w:hint="default"/>
      </w:rPr>
    </w:lvl>
    <w:lvl w:ilvl="4">
      <w:start w:val="1"/>
      <w:numFmt w:val="bullet"/>
      <w:lvlText w:val=""/>
      <w:lvlJc w:val="left"/>
      <w:pPr>
        <w:tabs>
          <w:tab w:val="num" w:pos="2088"/>
        </w:tabs>
        <w:ind w:left="2088" w:hanging="360"/>
      </w:pPr>
      <w:rPr>
        <w:rFonts w:ascii="Symbol" w:hAnsi="Symbol" w:hint="default"/>
      </w:rPr>
    </w:lvl>
    <w:lvl w:ilvl="5">
      <w:start w:val="1"/>
      <w:numFmt w:val="bullet"/>
      <w:lvlText w:val=""/>
      <w:lvlJc w:val="left"/>
      <w:pPr>
        <w:tabs>
          <w:tab w:val="num" w:pos="2448"/>
        </w:tabs>
        <w:ind w:left="2448" w:hanging="360"/>
      </w:pPr>
      <w:rPr>
        <w:rFonts w:ascii="Wingdings" w:hAnsi="Wingdings" w:hint="default"/>
      </w:rPr>
    </w:lvl>
    <w:lvl w:ilvl="6">
      <w:start w:val="1"/>
      <w:numFmt w:val="bullet"/>
      <w:lvlText w:val=""/>
      <w:lvlJc w:val="left"/>
      <w:pPr>
        <w:tabs>
          <w:tab w:val="num" w:pos="2808"/>
        </w:tabs>
        <w:ind w:left="2808" w:hanging="360"/>
      </w:pPr>
      <w:rPr>
        <w:rFonts w:ascii="Wingdings" w:hAnsi="Wingdings" w:hint="default"/>
      </w:rPr>
    </w:lvl>
    <w:lvl w:ilvl="7">
      <w:start w:val="1"/>
      <w:numFmt w:val="bullet"/>
      <w:lvlText w:val=""/>
      <w:lvlJc w:val="left"/>
      <w:pPr>
        <w:tabs>
          <w:tab w:val="num" w:pos="3168"/>
        </w:tabs>
        <w:ind w:left="3168" w:hanging="360"/>
      </w:pPr>
      <w:rPr>
        <w:rFonts w:ascii="Symbol" w:hAnsi="Symbol" w:hint="default"/>
      </w:rPr>
    </w:lvl>
    <w:lvl w:ilvl="8">
      <w:start w:val="1"/>
      <w:numFmt w:val="bullet"/>
      <w:lvlText w:val=""/>
      <w:lvlJc w:val="left"/>
      <w:pPr>
        <w:tabs>
          <w:tab w:val="num" w:pos="3528"/>
        </w:tabs>
        <w:ind w:left="3528" w:hanging="360"/>
      </w:pPr>
      <w:rPr>
        <w:rFonts w:ascii="Symbol" w:hAnsi="Symbol" w:hint="default"/>
      </w:rPr>
    </w:lvl>
  </w:abstractNum>
  <w:abstractNum w:abstractNumId="33" w15:restartNumberingAfterBreak="0">
    <w:nsid w:val="69787D3D"/>
    <w:multiLevelType w:val="hybridMultilevel"/>
    <w:tmpl w:val="B85C2330"/>
    <w:name w:val="List Numbered 1222"/>
    <w:lvl w:ilvl="0" w:tplc="DCE4B046">
      <w:start w:val="1"/>
      <w:numFmt w:val="decimal"/>
      <w:lvlText w:val="%1."/>
      <w:lvlJc w:val="left"/>
      <w:pPr>
        <w:tabs>
          <w:tab w:val="num" w:pos="1782"/>
        </w:tabs>
        <w:ind w:left="1782" w:hanging="360"/>
      </w:pPr>
    </w:lvl>
    <w:lvl w:ilvl="1" w:tplc="232A6738" w:tentative="1">
      <w:start w:val="1"/>
      <w:numFmt w:val="lowerLetter"/>
      <w:lvlText w:val="%2."/>
      <w:lvlJc w:val="left"/>
      <w:pPr>
        <w:tabs>
          <w:tab w:val="num" w:pos="2502"/>
        </w:tabs>
        <w:ind w:left="2502" w:hanging="360"/>
      </w:pPr>
    </w:lvl>
    <w:lvl w:ilvl="2" w:tplc="29C0FFA0" w:tentative="1">
      <w:start w:val="1"/>
      <w:numFmt w:val="lowerRoman"/>
      <w:lvlText w:val="%3."/>
      <w:lvlJc w:val="right"/>
      <w:pPr>
        <w:tabs>
          <w:tab w:val="num" w:pos="3222"/>
        </w:tabs>
        <w:ind w:left="3222" w:hanging="180"/>
      </w:pPr>
    </w:lvl>
    <w:lvl w:ilvl="3" w:tplc="4404E3D4" w:tentative="1">
      <w:start w:val="1"/>
      <w:numFmt w:val="decimal"/>
      <w:lvlText w:val="%4."/>
      <w:lvlJc w:val="left"/>
      <w:pPr>
        <w:tabs>
          <w:tab w:val="num" w:pos="3942"/>
        </w:tabs>
        <w:ind w:left="3942" w:hanging="360"/>
      </w:pPr>
    </w:lvl>
    <w:lvl w:ilvl="4" w:tplc="D23CF1C2" w:tentative="1">
      <w:start w:val="1"/>
      <w:numFmt w:val="lowerLetter"/>
      <w:lvlText w:val="%5."/>
      <w:lvlJc w:val="left"/>
      <w:pPr>
        <w:tabs>
          <w:tab w:val="num" w:pos="4662"/>
        </w:tabs>
        <w:ind w:left="4662" w:hanging="360"/>
      </w:pPr>
    </w:lvl>
    <w:lvl w:ilvl="5" w:tplc="32880F16" w:tentative="1">
      <w:start w:val="1"/>
      <w:numFmt w:val="lowerRoman"/>
      <w:lvlText w:val="%6."/>
      <w:lvlJc w:val="right"/>
      <w:pPr>
        <w:tabs>
          <w:tab w:val="num" w:pos="5382"/>
        </w:tabs>
        <w:ind w:left="5382" w:hanging="180"/>
      </w:pPr>
    </w:lvl>
    <w:lvl w:ilvl="6" w:tplc="2332B38C" w:tentative="1">
      <w:start w:val="1"/>
      <w:numFmt w:val="decimal"/>
      <w:lvlText w:val="%7."/>
      <w:lvlJc w:val="left"/>
      <w:pPr>
        <w:tabs>
          <w:tab w:val="num" w:pos="6102"/>
        </w:tabs>
        <w:ind w:left="6102" w:hanging="360"/>
      </w:pPr>
    </w:lvl>
    <w:lvl w:ilvl="7" w:tplc="85B4DCF4" w:tentative="1">
      <w:start w:val="1"/>
      <w:numFmt w:val="lowerLetter"/>
      <w:lvlText w:val="%8."/>
      <w:lvlJc w:val="left"/>
      <w:pPr>
        <w:tabs>
          <w:tab w:val="num" w:pos="6822"/>
        </w:tabs>
        <w:ind w:left="6822" w:hanging="360"/>
      </w:pPr>
    </w:lvl>
    <w:lvl w:ilvl="8" w:tplc="01A45B1A" w:tentative="1">
      <w:start w:val="1"/>
      <w:numFmt w:val="lowerRoman"/>
      <w:lvlText w:val="%9."/>
      <w:lvlJc w:val="right"/>
      <w:pPr>
        <w:tabs>
          <w:tab w:val="num" w:pos="7542"/>
        </w:tabs>
        <w:ind w:left="7542" w:hanging="180"/>
      </w:pPr>
    </w:lvl>
  </w:abstractNum>
  <w:abstractNum w:abstractNumId="34" w15:restartNumberingAfterBreak="0">
    <w:nsid w:val="7302554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75D94D8C"/>
    <w:multiLevelType w:val="hybridMultilevel"/>
    <w:tmpl w:val="4DECD9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7571F78"/>
    <w:multiLevelType w:val="multilevel"/>
    <w:tmpl w:val="6D06E146"/>
    <w:lvl w:ilvl="0">
      <w:start w:val="1"/>
      <w:numFmt w:val="bullet"/>
      <w:lvlText w:val=""/>
      <w:lvlJc w:val="left"/>
      <w:pPr>
        <w:tabs>
          <w:tab w:val="num" w:pos="648"/>
        </w:tabs>
        <w:ind w:left="648" w:hanging="360"/>
      </w:pPr>
      <w:rPr>
        <w:rFonts w:ascii="Symbol" w:hAnsi="Symbol" w:hint="default"/>
      </w:rPr>
    </w:lvl>
    <w:lvl w:ilvl="1">
      <w:start w:val="1"/>
      <w:numFmt w:val="bullet"/>
      <w:lvlText w:val=""/>
      <w:lvlJc w:val="left"/>
      <w:pPr>
        <w:tabs>
          <w:tab w:val="num" w:pos="1008"/>
        </w:tabs>
        <w:ind w:left="1008" w:hanging="360"/>
      </w:pPr>
      <w:rPr>
        <w:rFonts w:ascii="Symbol" w:hAnsi="Symbol" w:hint="default"/>
      </w:rPr>
    </w:lvl>
    <w:lvl w:ilvl="2">
      <w:start w:val="1"/>
      <w:numFmt w:val="bullet"/>
      <w:lvlText w:val=""/>
      <w:lvlJc w:val="left"/>
      <w:pPr>
        <w:tabs>
          <w:tab w:val="num" w:pos="1584"/>
        </w:tabs>
        <w:ind w:left="1584" w:hanging="576"/>
      </w:pPr>
      <w:rPr>
        <w:rFonts w:ascii="Wingdings" w:hAnsi="Wingdings" w:hint="default"/>
      </w:rPr>
    </w:lvl>
    <w:lvl w:ilvl="3">
      <w:start w:val="1"/>
      <w:numFmt w:val="bullet"/>
      <w:lvlText w:val=""/>
      <w:lvlJc w:val="left"/>
      <w:pPr>
        <w:tabs>
          <w:tab w:val="num" w:pos="1728"/>
        </w:tabs>
        <w:ind w:left="1728" w:hanging="360"/>
      </w:pPr>
      <w:rPr>
        <w:rFonts w:ascii="Symbol" w:hAnsi="Symbol" w:hint="default"/>
      </w:rPr>
    </w:lvl>
    <w:lvl w:ilvl="4">
      <w:start w:val="1"/>
      <w:numFmt w:val="bullet"/>
      <w:lvlText w:val=""/>
      <w:lvlJc w:val="left"/>
      <w:pPr>
        <w:tabs>
          <w:tab w:val="num" w:pos="2088"/>
        </w:tabs>
        <w:ind w:left="2088" w:hanging="360"/>
      </w:pPr>
      <w:rPr>
        <w:rFonts w:ascii="Symbol" w:hAnsi="Symbol" w:hint="default"/>
      </w:rPr>
    </w:lvl>
    <w:lvl w:ilvl="5">
      <w:start w:val="1"/>
      <w:numFmt w:val="bullet"/>
      <w:lvlText w:val=""/>
      <w:lvlJc w:val="left"/>
      <w:pPr>
        <w:tabs>
          <w:tab w:val="num" w:pos="2448"/>
        </w:tabs>
        <w:ind w:left="2448" w:hanging="360"/>
      </w:pPr>
      <w:rPr>
        <w:rFonts w:ascii="Wingdings" w:hAnsi="Wingdings" w:hint="default"/>
      </w:rPr>
    </w:lvl>
    <w:lvl w:ilvl="6">
      <w:start w:val="1"/>
      <w:numFmt w:val="bullet"/>
      <w:lvlText w:val=""/>
      <w:lvlJc w:val="left"/>
      <w:pPr>
        <w:tabs>
          <w:tab w:val="num" w:pos="2808"/>
        </w:tabs>
        <w:ind w:left="2808" w:hanging="360"/>
      </w:pPr>
      <w:rPr>
        <w:rFonts w:ascii="Wingdings" w:hAnsi="Wingdings" w:hint="default"/>
      </w:rPr>
    </w:lvl>
    <w:lvl w:ilvl="7">
      <w:start w:val="1"/>
      <w:numFmt w:val="bullet"/>
      <w:lvlText w:val=""/>
      <w:lvlJc w:val="left"/>
      <w:pPr>
        <w:tabs>
          <w:tab w:val="num" w:pos="3168"/>
        </w:tabs>
        <w:ind w:left="3168" w:hanging="360"/>
      </w:pPr>
      <w:rPr>
        <w:rFonts w:ascii="Symbol" w:hAnsi="Symbol" w:hint="default"/>
      </w:rPr>
    </w:lvl>
    <w:lvl w:ilvl="8">
      <w:start w:val="1"/>
      <w:numFmt w:val="bullet"/>
      <w:lvlText w:val=""/>
      <w:lvlJc w:val="left"/>
      <w:pPr>
        <w:tabs>
          <w:tab w:val="num" w:pos="3528"/>
        </w:tabs>
        <w:ind w:left="3528" w:hanging="360"/>
      </w:pPr>
      <w:rPr>
        <w:rFonts w:ascii="Symbol" w:hAnsi="Symbol" w:hint="default"/>
      </w:rPr>
    </w:lvl>
  </w:abstractNum>
  <w:abstractNum w:abstractNumId="37" w15:restartNumberingAfterBreak="0">
    <w:nsid w:val="788B4927"/>
    <w:multiLevelType w:val="hybridMultilevel"/>
    <w:tmpl w:val="E2D0D8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7EA55E49"/>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2"/>
  </w:num>
  <w:num w:numId="2">
    <w:abstractNumId w:val="21"/>
  </w:num>
  <w:num w:numId="3">
    <w:abstractNumId w:val="28"/>
  </w:num>
  <w:num w:numId="4">
    <w:abstractNumId w:val="10"/>
  </w:num>
  <w:num w:numId="5">
    <w:abstractNumId w:val="30"/>
  </w:num>
  <w:num w:numId="6">
    <w:abstractNumId w:val="3"/>
  </w:num>
  <w:num w:numId="7">
    <w:abstractNumId w:val="16"/>
  </w:num>
  <w:num w:numId="8">
    <w:abstractNumId w:val="27"/>
  </w:num>
  <w:num w:numId="9">
    <w:abstractNumId w:val="29"/>
  </w:num>
  <w:num w:numId="10">
    <w:abstractNumId w:val="13"/>
  </w:num>
  <w:num w:numId="11">
    <w:abstractNumId w:val="32"/>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6"/>
  </w:num>
  <w:num w:numId="16">
    <w:abstractNumId w:val="5"/>
  </w:num>
  <w:num w:numId="17">
    <w:abstractNumId w:val="4"/>
  </w:num>
  <w:num w:numId="18">
    <w:abstractNumId w:val="2"/>
  </w:num>
  <w:num w:numId="19">
    <w:abstractNumId w:val="1"/>
  </w:num>
  <w:num w:numId="20">
    <w:abstractNumId w:val="0"/>
  </w:num>
  <w:num w:numId="21">
    <w:abstractNumId w:val="8"/>
  </w:num>
  <w:num w:numId="22">
    <w:abstractNumId w:val="24"/>
  </w:num>
  <w:num w:numId="23">
    <w:abstractNumId w:val="23"/>
  </w:num>
  <w:num w:numId="24">
    <w:abstractNumId w:val="20"/>
  </w:num>
  <w:num w:numId="25">
    <w:abstractNumId w:val="11"/>
  </w:num>
  <w:num w:numId="26">
    <w:abstractNumId w:val="15"/>
  </w:num>
  <w:num w:numId="27">
    <w:abstractNumId w:val="36"/>
  </w:num>
  <w:num w:numId="28">
    <w:abstractNumId w:val="26"/>
  </w:num>
  <w:num w:numId="29">
    <w:abstractNumId w:val="12"/>
  </w:num>
  <w:num w:numId="30">
    <w:abstractNumId w:val="19"/>
  </w:num>
  <w:num w:numId="31">
    <w:abstractNumId w:val="31"/>
  </w:num>
  <w:num w:numId="32">
    <w:abstractNumId w:val="18"/>
  </w:num>
  <w:num w:numId="33">
    <w:abstractNumId w:val="38"/>
  </w:num>
  <w:num w:numId="34">
    <w:abstractNumId w:val="17"/>
  </w:num>
  <w:num w:numId="35">
    <w:abstractNumId w:val="14"/>
  </w:num>
  <w:num w:numId="36">
    <w:abstractNumId w:val="34"/>
  </w:num>
  <w:num w:numId="37">
    <w:abstractNumId w:val="37"/>
  </w:num>
  <w:num w:numId="38">
    <w:abstractNumId w:val="35"/>
  </w:num>
  <w:num w:numId="39">
    <w:abstractNumId w:val="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lsen, Erik">
    <w15:presenceInfo w15:providerId="None" w15:userId="Olsen, Erik"/>
  </w15:person>
  <w15:person w15:author="Devine, Jennifer">
    <w15:presenceInfo w15:providerId="AD" w15:userId="S-1-5-21-614490509-3564558438-2378014483-23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ttachedTemplate r:id="rId1"/>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trackRevisions/>
  <w:defaultTabStop w:val="720"/>
  <w:hyphenationZone w:val="425"/>
  <w:doNotHyphenateCaps/>
  <w:evenAndOddHeaders/>
  <w:drawingGridHorizontalSpacing w:val="100"/>
  <w:displayHorizontalDrawingGridEvery w:val="2"/>
  <w:noPunctuationKerning/>
  <w:characterSpacingControl w:val="doNotCompress"/>
  <w:hdrShapeDefaults>
    <o:shapedefaults v:ext="edit" spidmax="2049" fill="f" fillcolor="white" stroke="f">
      <v:fill color="white" on="f"/>
      <v:stroke on="f"/>
    </o:shapedefaults>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2FB"/>
    <w:rsid w:val="00001B0F"/>
    <w:rsid w:val="00004232"/>
    <w:rsid w:val="00005F93"/>
    <w:rsid w:val="0000609C"/>
    <w:rsid w:val="0000766A"/>
    <w:rsid w:val="00007C81"/>
    <w:rsid w:val="000114F3"/>
    <w:rsid w:val="00012543"/>
    <w:rsid w:val="000129F0"/>
    <w:rsid w:val="00013DAA"/>
    <w:rsid w:val="000174CB"/>
    <w:rsid w:val="0002387E"/>
    <w:rsid w:val="000266F7"/>
    <w:rsid w:val="00027DBB"/>
    <w:rsid w:val="000305B0"/>
    <w:rsid w:val="0003079F"/>
    <w:rsid w:val="000313B7"/>
    <w:rsid w:val="00033AEB"/>
    <w:rsid w:val="000359C2"/>
    <w:rsid w:val="00037100"/>
    <w:rsid w:val="00037832"/>
    <w:rsid w:val="00037834"/>
    <w:rsid w:val="000447BD"/>
    <w:rsid w:val="00045373"/>
    <w:rsid w:val="0004595F"/>
    <w:rsid w:val="00046AE9"/>
    <w:rsid w:val="00047F1B"/>
    <w:rsid w:val="000603D7"/>
    <w:rsid w:val="000622D8"/>
    <w:rsid w:val="00064B1C"/>
    <w:rsid w:val="000676E8"/>
    <w:rsid w:val="0006786B"/>
    <w:rsid w:val="0007158A"/>
    <w:rsid w:val="0007261D"/>
    <w:rsid w:val="00072A1D"/>
    <w:rsid w:val="000755A7"/>
    <w:rsid w:val="0007628B"/>
    <w:rsid w:val="00076B29"/>
    <w:rsid w:val="0008042F"/>
    <w:rsid w:val="000817ED"/>
    <w:rsid w:val="000823A0"/>
    <w:rsid w:val="00090122"/>
    <w:rsid w:val="00090FE3"/>
    <w:rsid w:val="00093F08"/>
    <w:rsid w:val="00094753"/>
    <w:rsid w:val="000953F9"/>
    <w:rsid w:val="000964DE"/>
    <w:rsid w:val="000A3661"/>
    <w:rsid w:val="000A6866"/>
    <w:rsid w:val="000A6B8D"/>
    <w:rsid w:val="000A757D"/>
    <w:rsid w:val="000B0A8F"/>
    <w:rsid w:val="000B1C18"/>
    <w:rsid w:val="000B6E57"/>
    <w:rsid w:val="000C09C1"/>
    <w:rsid w:val="000D0F93"/>
    <w:rsid w:val="000D155B"/>
    <w:rsid w:val="000D16C7"/>
    <w:rsid w:val="000E13EF"/>
    <w:rsid w:val="000E2489"/>
    <w:rsid w:val="000E28B0"/>
    <w:rsid w:val="000E3999"/>
    <w:rsid w:val="000E631C"/>
    <w:rsid w:val="000E7108"/>
    <w:rsid w:val="000F77E5"/>
    <w:rsid w:val="001011F3"/>
    <w:rsid w:val="001027AD"/>
    <w:rsid w:val="00105F58"/>
    <w:rsid w:val="00111307"/>
    <w:rsid w:val="001130EC"/>
    <w:rsid w:val="00113A40"/>
    <w:rsid w:val="00114047"/>
    <w:rsid w:val="00123B07"/>
    <w:rsid w:val="0012475C"/>
    <w:rsid w:val="00124F7E"/>
    <w:rsid w:val="001301D9"/>
    <w:rsid w:val="00131709"/>
    <w:rsid w:val="00133C90"/>
    <w:rsid w:val="00134F3D"/>
    <w:rsid w:val="00140AC8"/>
    <w:rsid w:val="00142069"/>
    <w:rsid w:val="00143C3F"/>
    <w:rsid w:val="00143FD6"/>
    <w:rsid w:val="00143FFD"/>
    <w:rsid w:val="00145E2D"/>
    <w:rsid w:val="001524B0"/>
    <w:rsid w:val="00155344"/>
    <w:rsid w:val="00155357"/>
    <w:rsid w:val="0015662C"/>
    <w:rsid w:val="00157381"/>
    <w:rsid w:val="00162408"/>
    <w:rsid w:val="001643F4"/>
    <w:rsid w:val="001660A7"/>
    <w:rsid w:val="001663B4"/>
    <w:rsid w:val="0016722F"/>
    <w:rsid w:val="00171C1D"/>
    <w:rsid w:val="00172897"/>
    <w:rsid w:val="001748F5"/>
    <w:rsid w:val="00180CA5"/>
    <w:rsid w:val="00181390"/>
    <w:rsid w:val="001836A8"/>
    <w:rsid w:val="00184C69"/>
    <w:rsid w:val="001870BC"/>
    <w:rsid w:val="001871B6"/>
    <w:rsid w:val="0019199E"/>
    <w:rsid w:val="0019281A"/>
    <w:rsid w:val="001940FA"/>
    <w:rsid w:val="001A0ECB"/>
    <w:rsid w:val="001A32A9"/>
    <w:rsid w:val="001A4078"/>
    <w:rsid w:val="001A7324"/>
    <w:rsid w:val="001B0D50"/>
    <w:rsid w:val="001B1CB3"/>
    <w:rsid w:val="001B2601"/>
    <w:rsid w:val="001B3606"/>
    <w:rsid w:val="001B3D05"/>
    <w:rsid w:val="001B42F7"/>
    <w:rsid w:val="001C05B1"/>
    <w:rsid w:val="001C12B4"/>
    <w:rsid w:val="001C5010"/>
    <w:rsid w:val="001D1E54"/>
    <w:rsid w:val="001D21AD"/>
    <w:rsid w:val="001D4108"/>
    <w:rsid w:val="001D4543"/>
    <w:rsid w:val="001D457F"/>
    <w:rsid w:val="001D7012"/>
    <w:rsid w:val="001D73D4"/>
    <w:rsid w:val="001E2DDE"/>
    <w:rsid w:val="001E5438"/>
    <w:rsid w:val="001F05F0"/>
    <w:rsid w:val="001F115D"/>
    <w:rsid w:val="001F5183"/>
    <w:rsid w:val="001F592D"/>
    <w:rsid w:val="001F594A"/>
    <w:rsid w:val="001F7478"/>
    <w:rsid w:val="001F7ADD"/>
    <w:rsid w:val="00204168"/>
    <w:rsid w:val="002072B5"/>
    <w:rsid w:val="002107A1"/>
    <w:rsid w:val="0021272B"/>
    <w:rsid w:val="002149E8"/>
    <w:rsid w:val="00216A14"/>
    <w:rsid w:val="00216D0E"/>
    <w:rsid w:val="0022165E"/>
    <w:rsid w:val="00221A59"/>
    <w:rsid w:val="00222E3F"/>
    <w:rsid w:val="002238F8"/>
    <w:rsid w:val="0022491E"/>
    <w:rsid w:val="00225AE6"/>
    <w:rsid w:val="0022650A"/>
    <w:rsid w:val="00227FD5"/>
    <w:rsid w:val="00232B6F"/>
    <w:rsid w:val="0023537D"/>
    <w:rsid w:val="00240BAE"/>
    <w:rsid w:val="00241807"/>
    <w:rsid w:val="002460EA"/>
    <w:rsid w:val="00246766"/>
    <w:rsid w:val="002478D5"/>
    <w:rsid w:val="0025140E"/>
    <w:rsid w:val="002548E8"/>
    <w:rsid w:val="0026049C"/>
    <w:rsid w:val="00261860"/>
    <w:rsid w:val="00261F9D"/>
    <w:rsid w:val="00264523"/>
    <w:rsid w:val="00265296"/>
    <w:rsid w:val="0027044C"/>
    <w:rsid w:val="00273FE4"/>
    <w:rsid w:val="00276908"/>
    <w:rsid w:val="00276F39"/>
    <w:rsid w:val="00281347"/>
    <w:rsid w:val="00281FD9"/>
    <w:rsid w:val="002838CD"/>
    <w:rsid w:val="0029403D"/>
    <w:rsid w:val="002941CB"/>
    <w:rsid w:val="00294C62"/>
    <w:rsid w:val="002973F8"/>
    <w:rsid w:val="002A09CD"/>
    <w:rsid w:val="002B08F5"/>
    <w:rsid w:val="002B2331"/>
    <w:rsid w:val="002B3C99"/>
    <w:rsid w:val="002B4DFF"/>
    <w:rsid w:val="002C23CC"/>
    <w:rsid w:val="002C3DAA"/>
    <w:rsid w:val="002D5353"/>
    <w:rsid w:val="002D5D35"/>
    <w:rsid w:val="002D76F4"/>
    <w:rsid w:val="002E01B8"/>
    <w:rsid w:val="002E4283"/>
    <w:rsid w:val="002E480E"/>
    <w:rsid w:val="002E4B1C"/>
    <w:rsid w:val="002F2F7A"/>
    <w:rsid w:val="002F4CBB"/>
    <w:rsid w:val="002F5A7A"/>
    <w:rsid w:val="002F79B8"/>
    <w:rsid w:val="003006EB"/>
    <w:rsid w:val="003009EA"/>
    <w:rsid w:val="00304963"/>
    <w:rsid w:val="00306464"/>
    <w:rsid w:val="003102AD"/>
    <w:rsid w:val="00311D77"/>
    <w:rsid w:val="00313C5C"/>
    <w:rsid w:val="003156F1"/>
    <w:rsid w:val="00315DA9"/>
    <w:rsid w:val="0031765F"/>
    <w:rsid w:val="00317675"/>
    <w:rsid w:val="00320080"/>
    <w:rsid w:val="003235CA"/>
    <w:rsid w:val="003242B4"/>
    <w:rsid w:val="00324721"/>
    <w:rsid w:val="00330F39"/>
    <w:rsid w:val="00331391"/>
    <w:rsid w:val="00335A28"/>
    <w:rsid w:val="00335B4F"/>
    <w:rsid w:val="00336855"/>
    <w:rsid w:val="00336ACB"/>
    <w:rsid w:val="00343A06"/>
    <w:rsid w:val="00343B7B"/>
    <w:rsid w:val="0034462C"/>
    <w:rsid w:val="00344879"/>
    <w:rsid w:val="003450CA"/>
    <w:rsid w:val="003600A9"/>
    <w:rsid w:val="00361EE5"/>
    <w:rsid w:val="00365A14"/>
    <w:rsid w:val="00365A19"/>
    <w:rsid w:val="003666C7"/>
    <w:rsid w:val="00367273"/>
    <w:rsid w:val="003702B5"/>
    <w:rsid w:val="00372512"/>
    <w:rsid w:val="003739DF"/>
    <w:rsid w:val="003749B5"/>
    <w:rsid w:val="00376F93"/>
    <w:rsid w:val="00377E68"/>
    <w:rsid w:val="0038096D"/>
    <w:rsid w:val="00381FF3"/>
    <w:rsid w:val="003834E7"/>
    <w:rsid w:val="0038678F"/>
    <w:rsid w:val="0038752F"/>
    <w:rsid w:val="0039207F"/>
    <w:rsid w:val="003A2F3C"/>
    <w:rsid w:val="003A67FF"/>
    <w:rsid w:val="003A697E"/>
    <w:rsid w:val="003B2B2E"/>
    <w:rsid w:val="003B489B"/>
    <w:rsid w:val="003C07D0"/>
    <w:rsid w:val="003C5CE4"/>
    <w:rsid w:val="003C6DE3"/>
    <w:rsid w:val="003C770D"/>
    <w:rsid w:val="003C780E"/>
    <w:rsid w:val="003D19C7"/>
    <w:rsid w:val="003D3F3E"/>
    <w:rsid w:val="003D5A73"/>
    <w:rsid w:val="003D5F08"/>
    <w:rsid w:val="003D6BA0"/>
    <w:rsid w:val="003E2CCB"/>
    <w:rsid w:val="003E3249"/>
    <w:rsid w:val="003E606D"/>
    <w:rsid w:val="003E6A7F"/>
    <w:rsid w:val="003E71B3"/>
    <w:rsid w:val="003E7C16"/>
    <w:rsid w:val="003F3381"/>
    <w:rsid w:val="00400B59"/>
    <w:rsid w:val="00403C5A"/>
    <w:rsid w:val="00407BE0"/>
    <w:rsid w:val="0041478B"/>
    <w:rsid w:val="00414894"/>
    <w:rsid w:val="0041623A"/>
    <w:rsid w:val="004204E8"/>
    <w:rsid w:val="00420A32"/>
    <w:rsid w:val="0042269A"/>
    <w:rsid w:val="00430B9B"/>
    <w:rsid w:val="00432D54"/>
    <w:rsid w:val="00433718"/>
    <w:rsid w:val="00434354"/>
    <w:rsid w:val="00434768"/>
    <w:rsid w:val="0043610E"/>
    <w:rsid w:val="00436DB4"/>
    <w:rsid w:val="004402E0"/>
    <w:rsid w:val="00440741"/>
    <w:rsid w:val="00440D33"/>
    <w:rsid w:val="00442338"/>
    <w:rsid w:val="00442621"/>
    <w:rsid w:val="004457D0"/>
    <w:rsid w:val="0044599B"/>
    <w:rsid w:val="0044720B"/>
    <w:rsid w:val="00450323"/>
    <w:rsid w:val="00452A00"/>
    <w:rsid w:val="00455670"/>
    <w:rsid w:val="004608A5"/>
    <w:rsid w:val="00462574"/>
    <w:rsid w:val="00465FFC"/>
    <w:rsid w:val="00470212"/>
    <w:rsid w:val="00470437"/>
    <w:rsid w:val="00470A3B"/>
    <w:rsid w:val="004749C3"/>
    <w:rsid w:val="00475CFD"/>
    <w:rsid w:val="004841ED"/>
    <w:rsid w:val="00484F24"/>
    <w:rsid w:val="00486B0E"/>
    <w:rsid w:val="00486B65"/>
    <w:rsid w:val="00487DD2"/>
    <w:rsid w:val="00491ABE"/>
    <w:rsid w:val="00491F1A"/>
    <w:rsid w:val="0049244E"/>
    <w:rsid w:val="004929AF"/>
    <w:rsid w:val="00494CC8"/>
    <w:rsid w:val="00495E6C"/>
    <w:rsid w:val="00497E0A"/>
    <w:rsid w:val="004A22CD"/>
    <w:rsid w:val="004A24C2"/>
    <w:rsid w:val="004A24FD"/>
    <w:rsid w:val="004A3B0A"/>
    <w:rsid w:val="004A4490"/>
    <w:rsid w:val="004A467B"/>
    <w:rsid w:val="004A479D"/>
    <w:rsid w:val="004A61CD"/>
    <w:rsid w:val="004B014B"/>
    <w:rsid w:val="004B1467"/>
    <w:rsid w:val="004B3D33"/>
    <w:rsid w:val="004B743B"/>
    <w:rsid w:val="004C0960"/>
    <w:rsid w:val="004C1CA6"/>
    <w:rsid w:val="004C5223"/>
    <w:rsid w:val="004C7E89"/>
    <w:rsid w:val="004D01AB"/>
    <w:rsid w:val="004D0C68"/>
    <w:rsid w:val="004D3DCA"/>
    <w:rsid w:val="004D41C5"/>
    <w:rsid w:val="004D55C3"/>
    <w:rsid w:val="004D6FC7"/>
    <w:rsid w:val="004E0607"/>
    <w:rsid w:val="004E1B19"/>
    <w:rsid w:val="004E351E"/>
    <w:rsid w:val="004E67F8"/>
    <w:rsid w:val="004F77C7"/>
    <w:rsid w:val="00500BE6"/>
    <w:rsid w:val="005027DD"/>
    <w:rsid w:val="005035D7"/>
    <w:rsid w:val="00504282"/>
    <w:rsid w:val="00505701"/>
    <w:rsid w:val="005065B1"/>
    <w:rsid w:val="0051123D"/>
    <w:rsid w:val="00512195"/>
    <w:rsid w:val="00514161"/>
    <w:rsid w:val="00515F25"/>
    <w:rsid w:val="00520C36"/>
    <w:rsid w:val="0052257A"/>
    <w:rsid w:val="00522ADF"/>
    <w:rsid w:val="0052311B"/>
    <w:rsid w:val="00524937"/>
    <w:rsid w:val="005309E1"/>
    <w:rsid w:val="005467A0"/>
    <w:rsid w:val="00546BA7"/>
    <w:rsid w:val="00546BF4"/>
    <w:rsid w:val="00546EEE"/>
    <w:rsid w:val="00547D0E"/>
    <w:rsid w:val="00550713"/>
    <w:rsid w:val="00553178"/>
    <w:rsid w:val="00553A2E"/>
    <w:rsid w:val="00556182"/>
    <w:rsid w:val="00562A42"/>
    <w:rsid w:val="005639E8"/>
    <w:rsid w:val="0056469C"/>
    <w:rsid w:val="00564AE5"/>
    <w:rsid w:val="00565AF2"/>
    <w:rsid w:val="00566471"/>
    <w:rsid w:val="005674A4"/>
    <w:rsid w:val="0056761E"/>
    <w:rsid w:val="0057021E"/>
    <w:rsid w:val="00571601"/>
    <w:rsid w:val="005719A4"/>
    <w:rsid w:val="00572245"/>
    <w:rsid w:val="00573CD7"/>
    <w:rsid w:val="00574A20"/>
    <w:rsid w:val="005800CD"/>
    <w:rsid w:val="005845A7"/>
    <w:rsid w:val="0059343E"/>
    <w:rsid w:val="0059544E"/>
    <w:rsid w:val="00596D39"/>
    <w:rsid w:val="005A16A1"/>
    <w:rsid w:val="005A466D"/>
    <w:rsid w:val="005A57FF"/>
    <w:rsid w:val="005A73A7"/>
    <w:rsid w:val="005A75B7"/>
    <w:rsid w:val="005B3B6C"/>
    <w:rsid w:val="005B512B"/>
    <w:rsid w:val="005B7379"/>
    <w:rsid w:val="005C1E43"/>
    <w:rsid w:val="005C28F3"/>
    <w:rsid w:val="005C5C78"/>
    <w:rsid w:val="005C648C"/>
    <w:rsid w:val="005C7E3D"/>
    <w:rsid w:val="005D194D"/>
    <w:rsid w:val="005D5AF6"/>
    <w:rsid w:val="005E18C8"/>
    <w:rsid w:val="005E2FEF"/>
    <w:rsid w:val="005E6156"/>
    <w:rsid w:val="005F1FD2"/>
    <w:rsid w:val="005F2770"/>
    <w:rsid w:val="005F3591"/>
    <w:rsid w:val="005F5D60"/>
    <w:rsid w:val="005F71EE"/>
    <w:rsid w:val="00601454"/>
    <w:rsid w:val="0060296E"/>
    <w:rsid w:val="006058C4"/>
    <w:rsid w:val="00611D39"/>
    <w:rsid w:val="00611DE0"/>
    <w:rsid w:val="0061408B"/>
    <w:rsid w:val="00615592"/>
    <w:rsid w:val="00617A9B"/>
    <w:rsid w:val="00620551"/>
    <w:rsid w:val="0062157F"/>
    <w:rsid w:val="00621BA2"/>
    <w:rsid w:val="006260B0"/>
    <w:rsid w:val="006275C1"/>
    <w:rsid w:val="00632B10"/>
    <w:rsid w:val="00635345"/>
    <w:rsid w:val="006359FD"/>
    <w:rsid w:val="0063679C"/>
    <w:rsid w:val="006367A1"/>
    <w:rsid w:val="006404AA"/>
    <w:rsid w:val="00641BF3"/>
    <w:rsid w:val="00641C13"/>
    <w:rsid w:val="00641CF0"/>
    <w:rsid w:val="00644AF1"/>
    <w:rsid w:val="0064556B"/>
    <w:rsid w:val="00646349"/>
    <w:rsid w:val="0064653C"/>
    <w:rsid w:val="0064794F"/>
    <w:rsid w:val="00650A25"/>
    <w:rsid w:val="00650B5E"/>
    <w:rsid w:val="00652E98"/>
    <w:rsid w:val="00653106"/>
    <w:rsid w:val="00653485"/>
    <w:rsid w:val="0065419B"/>
    <w:rsid w:val="00655684"/>
    <w:rsid w:val="006607E6"/>
    <w:rsid w:val="00661B4E"/>
    <w:rsid w:val="006679A4"/>
    <w:rsid w:val="00672CFA"/>
    <w:rsid w:val="00674F35"/>
    <w:rsid w:val="0067641E"/>
    <w:rsid w:val="00676FC3"/>
    <w:rsid w:val="00680FC1"/>
    <w:rsid w:val="00681F38"/>
    <w:rsid w:val="0068323F"/>
    <w:rsid w:val="006842B0"/>
    <w:rsid w:val="00685EBA"/>
    <w:rsid w:val="006908B5"/>
    <w:rsid w:val="00692C52"/>
    <w:rsid w:val="00694FBE"/>
    <w:rsid w:val="00696EAD"/>
    <w:rsid w:val="006972FE"/>
    <w:rsid w:val="006A0EFA"/>
    <w:rsid w:val="006A14F5"/>
    <w:rsid w:val="006A5BD9"/>
    <w:rsid w:val="006A76F8"/>
    <w:rsid w:val="006B1CD5"/>
    <w:rsid w:val="006B266D"/>
    <w:rsid w:val="006B2AB3"/>
    <w:rsid w:val="006B3689"/>
    <w:rsid w:val="006B4A8F"/>
    <w:rsid w:val="006B5ECD"/>
    <w:rsid w:val="006C0F36"/>
    <w:rsid w:val="006C5362"/>
    <w:rsid w:val="006D378E"/>
    <w:rsid w:val="006D3C28"/>
    <w:rsid w:val="006D3F38"/>
    <w:rsid w:val="006D57C3"/>
    <w:rsid w:val="006D5CB6"/>
    <w:rsid w:val="006D6E88"/>
    <w:rsid w:val="006E164F"/>
    <w:rsid w:val="006E566C"/>
    <w:rsid w:val="006E6062"/>
    <w:rsid w:val="006E6C8D"/>
    <w:rsid w:val="006F0223"/>
    <w:rsid w:val="006F12C4"/>
    <w:rsid w:val="006F16B3"/>
    <w:rsid w:val="006F181D"/>
    <w:rsid w:val="00702733"/>
    <w:rsid w:val="0070369E"/>
    <w:rsid w:val="00707F85"/>
    <w:rsid w:val="0071285E"/>
    <w:rsid w:val="00720A46"/>
    <w:rsid w:val="007212FB"/>
    <w:rsid w:val="007213C4"/>
    <w:rsid w:val="00724117"/>
    <w:rsid w:val="00727472"/>
    <w:rsid w:val="00727A88"/>
    <w:rsid w:val="00727B2D"/>
    <w:rsid w:val="00733E3B"/>
    <w:rsid w:val="007343D5"/>
    <w:rsid w:val="00735869"/>
    <w:rsid w:val="0073633E"/>
    <w:rsid w:val="00741185"/>
    <w:rsid w:val="0074356D"/>
    <w:rsid w:val="00745B00"/>
    <w:rsid w:val="007461EA"/>
    <w:rsid w:val="0074660A"/>
    <w:rsid w:val="00747B15"/>
    <w:rsid w:val="00750666"/>
    <w:rsid w:val="00750CF4"/>
    <w:rsid w:val="00750DE7"/>
    <w:rsid w:val="007550ED"/>
    <w:rsid w:val="007613A1"/>
    <w:rsid w:val="007636A2"/>
    <w:rsid w:val="007639CD"/>
    <w:rsid w:val="007650A7"/>
    <w:rsid w:val="00765641"/>
    <w:rsid w:val="00765B88"/>
    <w:rsid w:val="00767342"/>
    <w:rsid w:val="007676F5"/>
    <w:rsid w:val="00767C52"/>
    <w:rsid w:val="0077206D"/>
    <w:rsid w:val="00772CF4"/>
    <w:rsid w:val="00773791"/>
    <w:rsid w:val="00774B9A"/>
    <w:rsid w:val="007762CB"/>
    <w:rsid w:val="00776D98"/>
    <w:rsid w:val="007803F3"/>
    <w:rsid w:val="007819D3"/>
    <w:rsid w:val="0078248E"/>
    <w:rsid w:val="00784FEB"/>
    <w:rsid w:val="00790A24"/>
    <w:rsid w:val="00792CDA"/>
    <w:rsid w:val="00794E58"/>
    <w:rsid w:val="00795A9D"/>
    <w:rsid w:val="007A00B0"/>
    <w:rsid w:val="007A3767"/>
    <w:rsid w:val="007A69F6"/>
    <w:rsid w:val="007B0D74"/>
    <w:rsid w:val="007B26EB"/>
    <w:rsid w:val="007C186B"/>
    <w:rsid w:val="007C1CF7"/>
    <w:rsid w:val="007C6113"/>
    <w:rsid w:val="007C7E70"/>
    <w:rsid w:val="007D2FEE"/>
    <w:rsid w:val="007D5113"/>
    <w:rsid w:val="007E02D4"/>
    <w:rsid w:val="007E0652"/>
    <w:rsid w:val="007E0DF0"/>
    <w:rsid w:val="007F11B1"/>
    <w:rsid w:val="007F30AC"/>
    <w:rsid w:val="007F38E6"/>
    <w:rsid w:val="007F426D"/>
    <w:rsid w:val="007F54E5"/>
    <w:rsid w:val="007F666B"/>
    <w:rsid w:val="008029FC"/>
    <w:rsid w:val="00803002"/>
    <w:rsid w:val="00803353"/>
    <w:rsid w:val="00805D2A"/>
    <w:rsid w:val="00806A07"/>
    <w:rsid w:val="00807076"/>
    <w:rsid w:val="0081364A"/>
    <w:rsid w:val="008162B4"/>
    <w:rsid w:val="008162C8"/>
    <w:rsid w:val="008165A1"/>
    <w:rsid w:val="008166C2"/>
    <w:rsid w:val="00816E06"/>
    <w:rsid w:val="00817784"/>
    <w:rsid w:val="0082148F"/>
    <w:rsid w:val="00830298"/>
    <w:rsid w:val="0083280E"/>
    <w:rsid w:val="00842A33"/>
    <w:rsid w:val="00842A73"/>
    <w:rsid w:val="00845A29"/>
    <w:rsid w:val="00845B51"/>
    <w:rsid w:val="008473E8"/>
    <w:rsid w:val="00850D9D"/>
    <w:rsid w:val="00852153"/>
    <w:rsid w:val="008523E6"/>
    <w:rsid w:val="00853ECD"/>
    <w:rsid w:val="00854CA1"/>
    <w:rsid w:val="00857427"/>
    <w:rsid w:val="0086436B"/>
    <w:rsid w:val="00866124"/>
    <w:rsid w:val="00866281"/>
    <w:rsid w:val="00866C55"/>
    <w:rsid w:val="008774E5"/>
    <w:rsid w:val="00880217"/>
    <w:rsid w:val="00883D75"/>
    <w:rsid w:val="008855FE"/>
    <w:rsid w:val="0089121F"/>
    <w:rsid w:val="00892EA5"/>
    <w:rsid w:val="0089427A"/>
    <w:rsid w:val="008A32AE"/>
    <w:rsid w:val="008A5205"/>
    <w:rsid w:val="008A602E"/>
    <w:rsid w:val="008A6301"/>
    <w:rsid w:val="008A6D5E"/>
    <w:rsid w:val="008B0480"/>
    <w:rsid w:val="008B0B6B"/>
    <w:rsid w:val="008B10EC"/>
    <w:rsid w:val="008B1A4A"/>
    <w:rsid w:val="008B206F"/>
    <w:rsid w:val="008B27C3"/>
    <w:rsid w:val="008B54D7"/>
    <w:rsid w:val="008B5A9E"/>
    <w:rsid w:val="008B5D38"/>
    <w:rsid w:val="008B6069"/>
    <w:rsid w:val="008B7561"/>
    <w:rsid w:val="008C1BAE"/>
    <w:rsid w:val="008C4238"/>
    <w:rsid w:val="008C4E49"/>
    <w:rsid w:val="008C5A31"/>
    <w:rsid w:val="008C70C0"/>
    <w:rsid w:val="008C7988"/>
    <w:rsid w:val="008D11E7"/>
    <w:rsid w:val="008D2F75"/>
    <w:rsid w:val="008D3A74"/>
    <w:rsid w:val="008D6EDA"/>
    <w:rsid w:val="008E0A90"/>
    <w:rsid w:val="008E2FB9"/>
    <w:rsid w:val="008E753D"/>
    <w:rsid w:val="008F079D"/>
    <w:rsid w:val="008F2FF3"/>
    <w:rsid w:val="008F385D"/>
    <w:rsid w:val="008F3C2F"/>
    <w:rsid w:val="008F53C1"/>
    <w:rsid w:val="008F7491"/>
    <w:rsid w:val="009000C1"/>
    <w:rsid w:val="00901865"/>
    <w:rsid w:val="00903D68"/>
    <w:rsid w:val="00910F4D"/>
    <w:rsid w:val="00912816"/>
    <w:rsid w:val="00915E39"/>
    <w:rsid w:val="00916B09"/>
    <w:rsid w:val="00917545"/>
    <w:rsid w:val="0092298C"/>
    <w:rsid w:val="00924806"/>
    <w:rsid w:val="00926A37"/>
    <w:rsid w:val="0093159A"/>
    <w:rsid w:val="00936F21"/>
    <w:rsid w:val="0094076C"/>
    <w:rsid w:val="00941342"/>
    <w:rsid w:val="00941C13"/>
    <w:rsid w:val="009450E8"/>
    <w:rsid w:val="00954AE7"/>
    <w:rsid w:val="009722B9"/>
    <w:rsid w:val="00972D68"/>
    <w:rsid w:val="00977CA8"/>
    <w:rsid w:val="00981894"/>
    <w:rsid w:val="00981DC8"/>
    <w:rsid w:val="0098237C"/>
    <w:rsid w:val="0098551F"/>
    <w:rsid w:val="009866D4"/>
    <w:rsid w:val="0099508C"/>
    <w:rsid w:val="009959FB"/>
    <w:rsid w:val="00996153"/>
    <w:rsid w:val="009A04F9"/>
    <w:rsid w:val="009A6602"/>
    <w:rsid w:val="009B4D65"/>
    <w:rsid w:val="009B5476"/>
    <w:rsid w:val="009B6CEC"/>
    <w:rsid w:val="009C05BD"/>
    <w:rsid w:val="009C09D8"/>
    <w:rsid w:val="009C1063"/>
    <w:rsid w:val="009C2DE4"/>
    <w:rsid w:val="009C4B3B"/>
    <w:rsid w:val="009D3766"/>
    <w:rsid w:val="009D5154"/>
    <w:rsid w:val="009E120C"/>
    <w:rsid w:val="009E2D42"/>
    <w:rsid w:val="009E2EE8"/>
    <w:rsid w:val="009E3D62"/>
    <w:rsid w:val="009E434A"/>
    <w:rsid w:val="009E4EE3"/>
    <w:rsid w:val="009F0FD3"/>
    <w:rsid w:val="009F12A5"/>
    <w:rsid w:val="009F4141"/>
    <w:rsid w:val="009F4908"/>
    <w:rsid w:val="009F708E"/>
    <w:rsid w:val="009F70D6"/>
    <w:rsid w:val="00A01DF4"/>
    <w:rsid w:val="00A029B1"/>
    <w:rsid w:val="00A1033B"/>
    <w:rsid w:val="00A10669"/>
    <w:rsid w:val="00A11C14"/>
    <w:rsid w:val="00A126FB"/>
    <w:rsid w:val="00A12F15"/>
    <w:rsid w:val="00A158D7"/>
    <w:rsid w:val="00A21EC8"/>
    <w:rsid w:val="00A21ED3"/>
    <w:rsid w:val="00A23057"/>
    <w:rsid w:val="00A255BB"/>
    <w:rsid w:val="00A319F5"/>
    <w:rsid w:val="00A34A44"/>
    <w:rsid w:val="00A36F4E"/>
    <w:rsid w:val="00A40D28"/>
    <w:rsid w:val="00A44476"/>
    <w:rsid w:val="00A4547C"/>
    <w:rsid w:val="00A47D26"/>
    <w:rsid w:val="00A50DE2"/>
    <w:rsid w:val="00A534C3"/>
    <w:rsid w:val="00A5515D"/>
    <w:rsid w:val="00A56445"/>
    <w:rsid w:val="00A56A7C"/>
    <w:rsid w:val="00A57047"/>
    <w:rsid w:val="00A60BDB"/>
    <w:rsid w:val="00A62711"/>
    <w:rsid w:val="00A63F79"/>
    <w:rsid w:val="00A70F66"/>
    <w:rsid w:val="00A74605"/>
    <w:rsid w:val="00A74994"/>
    <w:rsid w:val="00A74DBE"/>
    <w:rsid w:val="00A76CEA"/>
    <w:rsid w:val="00A7703F"/>
    <w:rsid w:val="00A80544"/>
    <w:rsid w:val="00A82835"/>
    <w:rsid w:val="00A85E26"/>
    <w:rsid w:val="00A8645B"/>
    <w:rsid w:val="00A907EB"/>
    <w:rsid w:val="00A94C25"/>
    <w:rsid w:val="00A956DC"/>
    <w:rsid w:val="00A962E1"/>
    <w:rsid w:val="00A96458"/>
    <w:rsid w:val="00A9722C"/>
    <w:rsid w:val="00AA5606"/>
    <w:rsid w:val="00AA65D3"/>
    <w:rsid w:val="00AB1447"/>
    <w:rsid w:val="00AB1D91"/>
    <w:rsid w:val="00AB41E5"/>
    <w:rsid w:val="00AB5158"/>
    <w:rsid w:val="00AC3C56"/>
    <w:rsid w:val="00AC45F7"/>
    <w:rsid w:val="00AC514F"/>
    <w:rsid w:val="00AC6FE7"/>
    <w:rsid w:val="00AD27A1"/>
    <w:rsid w:val="00AD3CC9"/>
    <w:rsid w:val="00AD419C"/>
    <w:rsid w:val="00AD707A"/>
    <w:rsid w:val="00AE15C5"/>
    <w:rsid w:val="00AE234C"/>
    <w:rsid w:val="00AE5EA4"/>
    <w:rsid w:val="00AE6B94"/>
    <w:rsid w:val="00AE6DF3"/>
    <w:rsid w:val="00AE6EB7"/>
    <w:rsid w:val="00AF21BF"/>
    <w:rsid w:val="00AF2CF1"/>
    <w:rsid w:val="00AF2E08"/>
    <w:rsid w:val="00AF449D"/>
    <w:rsid w:val="00AF5CDF"/>
    <w:rsid w:val="00B049C6"/>
    <w:rsid w:val="00B11F24"/>
    <w:rsid w:val="00B138CC"/>
    <w:rsid w:val="00B1423D"/>
    <w:rsid w:val="00B14A65"/>
    <w:rsid w:val="00B157C5"/>
    <w:rsid w:val="00B22171"/>
    <w:rsid w:val="00B2268C"/>
    <w:rsid w:val="00B234F4"/>
    <w:rsid w:val="00B247A5"/>
    <w:rsid w:val="00B26049"/>
    <w:rsid w:val="00B26917"/>
    <w:rsid w:val="00B26B08"/>
    <w:rsid w:val="00B30D22"/>
    <w:rsid w:val="00B30F84"/>
    <w:rsid w:val="00B311E8"/>
    <w:rsid w:val="00B31EDE"/>
    <w:rsid w:val="00B33630"/>
    <w:rsid w:val="00B404F5"/>
    <w:rsid w:val="00B41663"/>
    <w:rsid w:val="00B4465A"/>
    <w:rsid w:val="00B46109"/>
    <w:rsid w:val="00B50F94"/>
    <w:rsid w:val="00B53CCA"/>
    <w:rsid w:val="00B55A64"/>
    <w:rsid w:val="00B55DFF"/>
    <w:rsid w:val="00B56A06"/>
    <w:rsid w:val="00B56CE2"/>
    <w:rsid w:val="00B63E0B"/>
    <w:rsid w:val="00B741C5"/>
    <w:rsid w:val="00B74DB7"/>
    <w:rsid w:val="00B80716"/>
    <w:rsid w:val="00B81797"/>
    <w:rsid w:val="00B8550B"/>
    <w:rsid w:val="00B863E5"/>
    <w:rsid w:val="00B8750B"/>
    <w:rsid w:val="00B90D78"/>
    <w:rsid w:val="00B94E40"/>
    <w:rsid w:val="00B97EEF"/>
    <w:rsid w:val="00BA7CAC"/>
    <w:rsid w:val="00BB0A67"/>
    <w:rsid w:val="00BB19BC"/>
    <w:rsid w:val="00BB3063"/>
    <w:rsid w:val="00BB3FE8"/>
    <w:rsid w:val="00BB4236"/>
    <w:rsid w:val="00BC0CBA"/>
    <w:rsid w:val="00BC3CC2"/>
    <w:rsid w:val="00BC5B90"/>
    <w:rsid w:val="00BC5DC6"/>
    <w:rsid w:val="00BD02CD"/>
    <w:rsid w:val="00BD24D0"/>
    <w:rsid w:val="00BD263B"/>
    <w:rsid w:val="00BD2B3A"/>
    <w:rsid w:val="00BD61FF"/>
    <w:rsid w:val="00BD789F"/>
    <w:rsid w:val="00BE0383"/>
    <w:rsid w:val="00BE04B7"/>
    <w:rsid w:val="00BE22EB"/>
    <w:rsid w:val="00BE2EE0"/>
    <w:rsid w:val="00BF1C56"/>
    <w:rsid w:val="00BF20F6"/>
    <w:rsid w:val="00BF3BAD"/>
    <w:rsid w:val="00C00C5B"/>
    <w:rsid w:val="00C02DFE"/>
    <w:rsid w:val="00C03985"/>
    <w:rsid w:val="00C07393"/>
    <w:rsid w:val="00C073D6"/>
    <w:rsid w:val="00C102D9"/>
    <w:rsid w:val="00C11D51"/>
    <w:rsid w:val="00C1429A"/>
    <w:rsid w:val="00C147AC"/>
    <w:rsid w:val="00C17FA7"/>
    <w:rsid w:val="00C23D27"/>
    <w:rsid w:val="00C24740"/>
    <w:rsid w:val="00C2558A"/>
    <w:rsid w:val="00C31A55"/>
    <w:rsid w:val="00C32571"/>
    <w:rsid w:val="00C32B61"/>
    <w:rsid w:val="00C3604D"/>
    <w:rsid w:val="00C42932"/>
    <w:rsid w:val="00C42ABD"/>
    <w:rsid w:val="00C43047"/>
    <w:rsid w:val="00C43CDE"/>
    <w:rsid w:val="00C45CA8"/>
    <w:rsid w:val="00C46C7A"/>
    <w:rsid w:val="00C479C6"/>
    <w:rsid w:val="00C47BE7"/>
    <w:rsid w:val="00C47CC3"/>
    <w:rsid w:val="00C53215"/>
    <w:rsid w:val="00C55135"/>
    <w:rsid w:val="00C553A6"/>
    <w:rsid w:val="00C555B1"/>
    <w:rsid w:val="00C56F76"/>
    <w:rsid w:val="00C62652"/>
    <w:rsid w:val="00C64343"/>
    <w:rsid w:val="00C64570"/>
    <w:rsid w:val="00C66415"/>
    <w:rsid w:val="00C70C13"/>
    <w:rsid w:val="00C726D5"/>
    <w:rsid w:val="00C73ADC"/>
    <w:rsid w:val="00C752A5"/>
    <w:rsid w:val="00C755D9"/>
    <w:rsid w:val="00C764ED"/>
    <w:rsid w:val="00C7699C"/>
    <w:rsid w:val="00C76F6A"/>
    <w:rsid w:val="00C7767D"/>
    <w:rsid w:val="00C81669"/>
    <w:rsid w:val="00C81B14"/>
    <w:rsid w:val="00C83D6B"/>
    <w:rsid w:val="00C92939"/>
    <w:rsid w:val="00C95402"/>
    <w:rsid w:val="00C96FD8"/>
    <w:rsid w:val="00CA3F98"/>
    <w:rsid w:val="00CA5C8D"/>
    <w:rsid w:val="00CA67D4"/>
    <w:rsid w:val="00CB4D13"/>
    <w:rsid w:val="00CB6021"/>
    <w:rsid w:val="00CC077E"/>
    <w:rsid w:val="00CC0872"/>
    <w:rsid w:val="00CC1E55"/>
    <w:rsid w:val="00CC4696"/>
    <w:rsid w:val="00CC5DA0"/>
    <w:rsid w:val="00CC6AF9"/>
    <w:rsid w:val="00CD0699"/>
    <w:rsid w:val="00CD259E"/>
    <w:rsid w:val="00CD3D54"/>
    <w:rsid w:val="00CD3EAF"/>
    <w:rsid w:val="00CD4469"/>
    <w:rsid w:val="00CD4C58"/>
    <w:rsid w:val="00CD52E9"/>
    <w:rsid w:val="00CD6C29"/>
    <w:rsid w:val="00CE0657"/>
    <w:rsid w:val="00CE1640"/>
    <w:rsid w:val="00CE1DD7"/>
    <w:rsid w:val="00CE4367"/>
    <w:rsid w:val="00CE43AF"/>
    <w:rsid w:val="00CE4499"/>
    <w:rsid w:val="00CE573D"/>
    <w:rsid w:val="00CE5865"/>
    <w:rsid w:val="00CE6341"/>
    <w:rsid w:val="00CE6371"/>
    <w:rsid w:val="00CE6373"/>
    <w:rsid w:val="00CE7933"/>
    <w:rsid w:val="00CF2513"/>
    <w:rsid w:val="00CF44F7"/>
    <w:rsid w:val="00D006CE"/>
    <w:rsid w:val="00D044DC"/>
    <w:rsid w:val="00D05581"/>
    <w:rsid w:val="00D06E83"/>
    <w:rsid w:val="00D06EE6"/>
    <w:rsid w:val="00D10659"/>
    <w:rsid w:val="00D141BB"/>
    <w:rsid w:val="00D16101"/>
    <w:rsid w:val="00D17B3B"/>
    <w:rsid w:val="00D20C2A"/>
    <w:rsid w:val="00D20F92"/>
    <w:rsid w:val="00D20FA6"/>
    <w:rsid w:val="00D21D20"/>
    <w:rsid w:val="00D229F1"/>
    <w:rsid w:val="00D27445"/>
    <w:rsid w:val="00D27DED"/>
    <w:rsid w:val="00D30F65"/>
    <w:rsid w:val="00D32925"/>
    <w:rsid w:val="00D34C9D"/>
    <w:rsid w:val="00D352A1"/>
    <w:rsid w:val="00D35AE5"/>
    <w:rsid w:val="00D42AAB"/>
    <w:rsid w:val="00D456AF"/>
    <w:rsid w:val="00D45F66"/>
    <w:rsid w:val="00D4639C"/>
    <w:rsid w:val="00D505B7"/>
    <w:rsid w:val="00D527DA"/>
    <w:rsid w:val="00D54289"/>
    <w:rsid w:val="00D54A0C"/>
    <w:rsid w:val="00D576CD"/>
    <w:rsid w:val="00D60B1E"/>
    <w:rsid w:val="00D63310"/>
    <w:rsid w:val="00D6442E"/>
    <w:rsid w:val="00D727BB"/>
    <w:rsid w:val="00D7320B"/>
    <w:rsid w:val="00D77D65"/>
    <w:rsid w:val="00D80B13"/>
    <w:rsid w:val="00D80EB8"/>
    <w:rsid w:val="00D8243C"/>
    <w:rsid w:val="00D82A7C"/>
    <w:rsid w:val="00D834F0"/>
    <w:rsid w:val="00D8400B"/>
    <w:rsid w:val="00D8429A"/>
    <w:rsid w:val="00D846EB"/>
    <w:rsid w:val="00D95F28"/>
    <w:rsid w:val="00D969F6"/>
    <w:rsid w:val="00DA0276"/>
    <w:rsid w:val="00DA0F48"/>
    <w:rsid w:val="00DA15A4"/>
    <w:rsid w:val="00DA1AE7"/>
    <w:rsid w:val="00DA2A1C"/>
    <w:rsid w:val="00DA3291"/>
    <w:rsid w:val="00DA3A0A"/>
    <w:rsid w:val="00DA5004"/>
    <w:rsid w:val="00DA5CB9"/>
    <w:rsid w:val="00DA71FD"/>
    <w:rsid w:val="00DB061B"/>
    <w:rsid w:val="00DB2E32"/>
    <w:rsid w:val="00DB3142"/>
    <w:rsid w:val="00DB6A7F"/>
    <w:rsid w:val="00DB6D4D"/>
    <w:rsid w:val="00DB7179"/>
    <w:rsid w:val="00DC02CD"/>
    <w:rsid w:val="00DC12D2"/>
    <w:rsid w:val="00DC4423"/>
    <w:rsid w:val="00DC4747"/>
    <w:rsid w:val="00DC6DC2"/>
    <w:rsid w:val="00DD0048"/>
    <w:rsid w:val="00DD02E6"/>
    <w:rsid w:val="00DD108A"/>
    <w:rsid w:val="00DD13D2"/>
    <w:rsid w:val="00DD24CC"/>
    <w:rsid w:val="00DD5496"/>
    <w:rsid w:val="00DD5C91"/>
    <w:rsid w:val="00DE1143"/>
    <w:rsid w:val="00DE1E8F"/>
    <w:rsid w:val="00DE3B30"/>
    <w:rsid w:val="00DE7372"/>
    <w:rsid w:val="00DE762B"/>
    <w:rsid w:val="00DF27F7"/>
    <w:rsid w:val="00DF72C4"/>
    <w:rsid w:val="00DF7949"/>
    <w:rsid w:val="00E00F19"/>
    <w:rsid w:val="00E01657"/>
    <w:rsid w:val="00E0192D"/>
    <w:rsid w:val="00E024F5"/>
    <w:rsid w:val="00E03F15"/>
    <w:rsid w:val="00E063F4"/>
    <w:rsid w:val="00E06EC3"/>
    <w:rsid w:val="00E121BA"/>
    <w:rsid w:val="00E13BA2"/>
    <w:rsid w:val="00E17F88"/>
    <w:rsid w:val="00E21B41"/>
    <w:rsid w:val="00E2501D"/>
    <w:rsid w:val="00E300D1"/>
    <w:rsid w:val="00E31845"/>
    <w:rsid w:val="00E344D8"/>
    <w:rsid w:val="00E3629F"/>
    <w:rsid w:val="00E37999"/>
    <w:rsid w:val="00E4082A"/>
    <w:rsid w:val="00E50A70"/>
    <w:rsid w:val="00E53CFC"/>
    <w:rsid w:val="00E5593B"/>
    <w:rsid w:val="00E6103F"/>
    <w:rsid w:val="00E62484"/>
    <w:rsid w:val="00E659D8"/>
    <w:rsid w:val="00E66B31"/>
    <w:rsid w:val="00E71C0E"/>
    <w:rsid w:val="00E77216"/>
    <w:rsid w:val="00E81EAA"/>
    <w:rsid w:val="00E821F5"/>
    <w:rsid w:val="00E83E81"/>
    <w:rsid w:val="00E85DA0"/>
    <w:rsid w:val="00E86470"/>
    <w:rsid w:val="00E873D4"/>
    <w:rsid w:val="00E87812"/>
    <w:rsid w:val="00E91035"/>
    <w:rsid w:val="00E918A5"/>
    <w:rsid w:val="00E93740"/>
    <w:rsid w:val="00E94D43"/>
    <w:rsid w:val="00EA1BEE"/>
    <w:rsid w:val="00EA1C28"/>
    <w:rsid w:val="00EA77AA"/>
    <w:rsid w:val="00EA7ADF"/>
    <w:rsid w:val="00EB0B5D"/>
    <w:rsid w:val="00EB2287"/>
    <w:rsid w:val="00EB5788"/>
    <w:rsid w:val="00EB67F6"/>
    <w:rsid w:val="00EC05B0"/>
    <w:rsid w:val="00ED12EA"/>
    <w:rsid w:val="00ED1BF3"/>
    <w:rsid w:val="00ED25DE"/>
    <w:rsid w:val="00ED5A6C"/>
    <w:rsid w:val="00ED6257"/>
    <w:rsid w:val="00EE1651"/>
    <w:rsid w:val="00EE37E3"/>
    <w:rsid w:val="00EE564A"/>
    <w:rsid w:val="00EE6919"/>
    <w:rsid w:val="00EF0289"/>
    <w:rsid w:val="00EF219E"/>
    <w:rsid w:val="00EF487E"/>
    <w:rsid w:val="00EF591F"/>
    <w:rsid w:val="00F00CA7"/>
    <w:rsid w:val="00F02E93"/>
    <w:rsid w:val="00F0576C"/>
    <w:rsid w:val="00F05861"/>
    <w:rsid w:val="00F063A1"/>
    <w:rsid w:val="00F12B98"/>
    <w:rsid w:val="00F13143"/>
    <w:rsid w:val="00F13396"/>
    <w:rsid w:val="00F13B2E"/>
    <w:rsid w:val="00F15E33"/>
    <w:rsid w:val="00F163F6"/>
    <w:rsid w:val="00F16B1B"/>
    <w:rsid w:val="00F2058A"/>
    <w:rsid w:val="00F2079C"/>
    <w:rsid w:val="00F21E63"/>
    <w:rsid w:val="00F23729"/>
    <w:rsid w:val="00F274FC"/>
    <w:rsid w:val="00F30EC2"/>
    <w:rsid w:val="00F31853"/>
    <w:rsid w:val="00F32DA4"/>
    <w:rsid w:val="00F3488A"/>
    <w:rsid w:val="00F41BF4"/>
    <w:rsid w:val="00F42963"/>
    <w:rsid w:val="00F442B6"/>
    <w:rsid w:val="00F44987"/>
    <w:rsid w:val="00F45468"/>
    <w:rsid w:val="00F46E9E"/>
    <w:rsid w:val="00F478AD"/>
    <w:rsid w:val="00F50E71"/>
    <w:rsid w:val="00F5184A"/>
    <w:rsid w:val="00F527B9"/>
    <w:rsid w:val="00F562D3"/>
    <w:rsid w:val="00F64D89"/>
    <w:rsid w:val="00F656D3"/>
    <w:rsid w:val="00F65EBA"/>
    <w:rsid w:val="00F6637A"/>
    <w:rsid w:val="00F6688C"/>
    <w:rsid w:val="00F66DCA"/>
    <w:rsid w:val="00F70E2D"/>
    <w:rsid w:val="00F71FD3"/>
    <w:rsid w:val="00F7425E"/>
    <w:rsid w:val="00F767D9"/>
    <w:rsid w:val="00F81C5B"/>
    <w:rsid w:val="00F87709"/>
    <w:rsid w:val="00F87B1C"/>
    <w:rsid w:val="00F90BEA"/>
    <w:rsid w:val="00F94037"/>
    <w:rsid w:val="00F9506A"/>
    <w:rsid w:val="00F9725E"/>
    <w:rsid w:val="00F97B2C"/>
    <w:rsid w:val="00FA12D4"/>
    <w:rsid w:val="00FA2D3E"/>
    <w:rsid w:val="00FA6E0D"/>
    <w:rsid w:val="00FB2610"/>
    <w:rsid w:val="00FB2BA6"/>
    <w:rsid w:val="00FB5648"/>
    <w:rsid w:val="00FB5BA6"/>
    <w:rsid w:val="00FB5C43"/>
    <w:rsid w:val="00FB5FBA"/>
    <w:rsid w:val="00FB7746"/>
    <w:rsid w:val="00FC0149"/>
    <w:rsid w:val="00FC221D"/>
    <w:rsid w:val="00FC287B"/>
    <w:rsid w:val="00FC4B6A"/>
    <w:rsid w:val="00FC5B63"/>
    <w:rsid w:val="00FC5C26"/>
    <w:rsid w:val="00FC7FB0"/>
    <w:rsid w:val="00FD059C"/>
    <w:rsid w:val="00FD224C"/>
    <w:rsid w:val="00FD3118"/>
    <w:rsid w:val="00FD6B53"/>
    <w:rsid w:val="00FD7D4A"/>
    <w:rsid w:val="00FE1E9E"/>
    <w:rsid w:val="00FE226F"/>
    <w:rsid w:val="00FE632B"/>
    <w:rsid w:val="00FE6448"/>
    <w:rsid w:val="00FE6B27"/>
    <w:rsid w:val="00FF0F11"/>
    <w:rsid w:val="00FF1A6F"/>
    <w:rsid w:val="00FF265C"/>
    <w:rsid w:val="00FF573A"/>
    <w:rsid w:val="3652E4E8"/>
    <w:rsid w:val="4ABD469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18181F"/>
  <w15:docId w15:val="{22757947-3957-4854-A28B-27E6E85F2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A3767"/>
    <w:pPr>
      <w:spacing w:before="120" w:after="120"/>
      <w:jc w:val="both"/>
    </w:pPr>
    <w:rPr>
      <w:rFonts w:ascii="Palatino Linotype" w:hAnsi="Palatino Linotype"/>
      <w:lang w:val="en-GB" w:eastAsia="en-US"/>
    </w:rPr>
  </w:style>
  <w:style w:type="paragraph" w:styleId="Heading1">
    <w:name w:val="heading 1"/>
    <w:next w:val="Normal"/>
    <w:link w:val="Heading1Char"/>
    <w:uiPriority w:val="9"/>
    <w:qFormat/>
    <w:rsid w:val="007A3767"/>
    <w:pPr>
      <w:keepNext/>
      <w:pageBreakBefore/>
      <w:numPr>
        <w:numId w:val="7"/>
      </w:numPr>
      <w:pBdr>
        <w:bottom w:val="single" w:sz="2" w:space="1" w:color="808080"/>
      </w:pBdr>
      <w:spacing w:before="240" w:after="240"/>
      <w:outlineLvl w:val="0"/>
    </w:pPr>
    <w:rPr>
      <w:rFonts w:ascii="Futura Md BT" w:hAnsi="Futura Md BT" w:cs="Arial"/>
      <w:b/>
      <w:bCs/>
      <w:spacing w:val="10"/>
      <w:kern w:val="32"/>
      <w:sz w:val="22"/>
      <w:szCs w:val="32"/>
      <w:lang w:val="en-GB" w:eastAsia="en-US"/>
    </w:rPr>
  </w:style>
  <w:style w:type="paragraph" w:styleId="Heading2">
    <w:name w:val="heading 2"/>
    <w:basedOn w:val="Heading1"/>
    <w:next w:val="Normal"/>
    <w:link w:val="Heading2Char"/>
    <w:uiPriority w:val="9"/>
    <w:qFormat/>
    <w:rsid w:val="007A3767"/>
    <w:pPr>
      <w:pageBreakBefore w:val="0"/>
      <w:numPr>
        <w:ilvl w:val="1"/>
      </w:numPr>
      <w:pBdr>
        <w:bottom w:val="none" w:sz="0" w:space="0" w:color="auto"/>
      </w:pBdr>
      <w:tabs>
        <w:tab w:val="clear" w:pos="0"/>
      </w:tabs>
      <w:spacing w:after="120"/>
      <w:outlineLvl w:val="1"/>
    </w:pPr>
    <w:rPr>
      <w:bCs w:val="0"/>
      <w:iCs/>
      <w:sz w:val="20"/>
      <w:szCs w:val="28"/>
    </w:rPr>
  </w:style>
  <w:style w:type="paragraph" w:styleId="Heading3">
    <w:name w:val="heading 3"/>
    <w:basedOn w:val="Heading1"/>
    <w:next w:val="Normal"/>
    <w:link w:val="Heading3Char"/>
    <w:uiPriority w:val="9"/>
    <w:qFormat/>
    <w:rsid w:val="007A3767"/>
    <w:pPr>
      <w:pageBreakBefore w:val="0"/>
      <w:numPr>
        <w:ilvl w:val="2"/>
      </w:numPr>
      <w:pBdr>
        <w:bottom w:val="none" w:sz="0" w:space="0" w:color="auto"/>
      </w:pBdr>
      <w:tabs>
        <w:tab w:val="clear" w:pos="0"/>
      </w:tabs>
      <w:spacing w:after="120"/>
      <w:outlineLvl w:val="2"/>
    </w:pPr>
    <w:rPr>
      <w:bCs w:val="0"/>
      <w:sz w:val="18"/>
      <w:szCs w:val="26"/>
    </w:rPr>
  </w:style>
  <w:style w:type="paragraph" w:styleId="Heading4">
    <w:name w:val="heading 4"/>
    <w:basedOn w:val="Heading1"/>
    <w:next w:val="Normal"/>
    <w:link w:val="Heading4Char"/>
    <w:uiPriority w:val="9"/>
    <w:qFormat/>
    <w:rsid w:val="007A3767"/>
    <w:pPr>
      <w:pageBreakBefore w:val="0"/>
      <w:numPr>
        <w:ilvl w:val="3"/>
      </w:numPr>
      <w:pBdr>
        <w:bottom w:val="none" w:sz="0" w:space="0" w:color="auto"/>
      </w:pBdr>
      <w:spacing w:after="120"/>
      <w:outlineLvl w:val="3"/>
    </w:pPr>
    <w:rPr>
      <w:bCs w:val="0"/>
      <w:spacing w:val="6"/>
      <w:sz w:val="16"/>
      <w:szCs w:val="28"/>
    </w:rPr>
  </w:style>
  <w:style w:type="paragraph" w:styleId="Heading5">
    <w:name w:val="heading 5"/>
    <w:basedOn w:val="Heading1"/>
    <w:next w:val="Normal"/>
    <w:link w:val="Heading5Char"/>
    <w:qFormat/>
    <w:rsid w:val="007A3767"/>
    <w:pPr>
      <w:pageBreakBefore w:val="0"/>
      <w:numPr>
        <w:ilvl w:val="4"/>
      </w:numPr>
      <w:pBdr>
        <w:bottom w:val="none" w:sz="0" w:space="0" w:color="auto"/>
      </w:pBdr>
      <w:tabs>
        <w:tab w:val="clear" w:pos="288"/>
        <w:tab w:val="left" w:pos="1008"/>
      </w:tabs>
      <w:spacing w:after="120"/>
      <w:outlineLvl w:val="4"/>
    </w:pPr>
    <w:rPr>
      <w:bCs w:val="0"/>
      <w:iCs/>
      <w:spacing w:val="6"/>
      <w:sz w:val="16"/>
      <w:szCs w:val="26"/>
    </w:rPr>
  </w:style>
  <w:style w:type="paragraph" w:styleId="Heading6">
    <w:name w:val="heading 6"/>
    <w:basedOn w:val="Normal"/>
    <w:next w:val="Normal"/>
    <w:link w:val="Heading6Char"/>
    <w:qFormat/>
    <w:rsid w:val="007A3767"/>
    <w:pPr>
      <w:spacing w:before="240"/>
      <w:outlineLvl w:val="5"/>
    </w:pPr>
    <w:rPr>
      <w:b/>
      <w:bCs/>
      <w:sz w:val="22"/>
      <w:szCs w:val="22"/>
    </w:rPr>
  </w:style>
  <w:style w:type="paragraph" w:styleId="Heading7">
    <w:name w:val="heading 7"/>
    <w:basedOn w:val="Normal"/>
    <w:next w:val="Normal"/>
    <w:link w:val="Heading7Char"/>
    <w:qFormat/>
    <w:rsid w:val="007A3767"/>
    <w:pPr>
      <w:spacing w:before="240" w:after="60"/>
      <w:outlineLvl w:val="6"/>
    </w:pPr>
    <w:rPr>
      <w:sz w:val="24"/>
      <w:szCs w:val="24"/>
    </w:rPr>
  </w:style>
  <w:style w:type="paragraph" w:styleId="Heading8">
    <w:name w:val="heading 8"/>
    <w:basedOn w:val="Normal"/>
    <w:next w:val="Normal"/>
    <w:link w:val="Heading8Char"/>
    <w:qFormat/>
    <w:rsid w:val="007A3767"/>
    <w:pPr>
      <w:spacing w:before="240" w:after="60"/>
      <w:outlineLvl w:val="7"/>
    </w:pPr>
    <w:rPr>
      <w:i/>
      <w:iCs/>
      <w:sz w:val="24"/>
      <w:szCs w:val="24"/>
    </w:rPr>
  </w:style>
  <w:style w:type="paragraph" w:styleId="Heading9">
    <w:name w:val="heading 9"/>
    <w:basedOn w:val="Normal"/>
    <w:next w:val="Normal"/>
    <w:link w:val="Heading9Char"/>
    <w:qFormat/>
    <w:rsid w:val="007A3767"/>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123CharChar">
    <w:name w:val="List 123 Char Char"/>
    <w:link w:val="List123Char"/>
    <w:rsid w:val="00892EA5"/>
    <w:rPr>
      <w:lang w:val="en-GB" w:eastAsia="en-US"/>
    </w:rPr>
  </w:style>
  <w:style w:type="paragraph" w:customStyle="1" w:styleId="List123Char">
    <w:name w:val="List 123 Char"/>
    <w:basedOn w:val="Normal"/>
    <w:link w:val="List123CharChar"/>
    <w:rsid w:val="00892EA5"/>
    <w:pPr>
      <w:numPr>
        <w:numId w:val="2"/>
      </w:numPr>
      <w:spacing w:before="60" w:after="60"/>
      <w:ind w:right="299"/>
    </w:pPr>
    <w:rPr>
      <w:rFonts w:ascii="Times New Roman" w:hAnsi="Times New Roman"/>
    </w:rPr>
  </w:style>
  <w:style w:type="paragraph" w:styleId="FootnoteText">
    <w:name w:val="footnote text"/>
    <w:link w:val="FootnoteTextChar"/>
    <w:semiHidden/>
    <w:rsid w:val="00892EA5"/>
    <w:pPr>
      <w:spacing w:after="60"/>
      <w:ind w:left="720"/>
      <w:jc w:val="both"/>
    </w:pPr>
    <w:rPr>
      <w:sz w:val="16"/>
      <w:szCs w:val="16"/>
      <w:lang w:val="en-GB" w:eastAsia="en-US"/>
    </w:rPr>
  </w:style>
  <w:style w:type="character" w:styleId="FootnoteReference">
    <w:name w:val="footnote reference"/>
    <w:semiHidden/>
    <w:rsid w:val="00892EA5"/>
    <w:rPr>
      <w:rFonts w:ascii="Times New Roman" w:hAnsi="Times New Roman"/>
      <w:dstrike w:val="0"/>
      <w:sz w:val="16"/>
      <w:szCs w:val="16"/>
      <w:vertAlign w:val="baseline"/>
    </w:rPr>
  </w:style>
  <w:style w:type="paragraph" w:customStyle="1" w:styleId="AnnexHeading">
    <w:name w:val="Annex Heading"/>
    <w:basedOn w:val="Heading1"/>
    <w:next w:val="Normal"/>
    <w:rsid w:val="00892EA5"/>
    <w:pPr>
      <w:numPr>
        <w:numId w:val="5"/>
      </w:numPr>
    </w:pPr>
    <w:rPr>
      <w:rFonts w:cs="Times New Roman"/>
      <w:spacing w:val="22"/>
    </w:rPr>
  </w:style>
  <w:style w:type="paragraph" w:styleId="Caption">
    <w:name w:val="caption"/>
    <w:basedOn w:val="Normal"/>
    <w:next w:val="Normal"/>
    <w:qFormat/>
    <w:rsid w:val="007A3767"/>
    <w:rPr>
      <w:b/>
      <w:bCs/>
    </w:rPr>
  </w:style>
  <w:style w:type="paragraph" w:styleId="Footer">
    <w:name w:val="footer"/>
    <w:aliases w:val="Footer1"/>
    <w:basedOn w:val="Normal"/>
    <w:link w:val="FooterChar"/>
    <w:uiPriority w:val="99"/>
    <w:rsid w:val="007A3767"/>
    <w:pPr>
      <w:tabs>
        <w:tab w:val="center" w:pos="4153"/>
        <w:tab w:val="right" w:pos="8306"/>
      </w:tabs>
    </w:pPr>
  </w:style>
  <w:style w:type="paragraph" w:styleId="Header">
    <w:name w:val="header"/>
    <w:aliases w:val="Header1"/>
    <w:link w:val="HeaderChar"/>
    <w:rsid w:val="007A3767"/>
    <w:pPr>
      <w:tabs>
        <w:tab w:val="left" w:pos="7560"/>
      </w:tabs>
      <w:ind w:left="-720" w:right="-1152"/>
    </w:pPr>
    <w:rPr>
      <w:rFonts w:ascii="Futura Md BT" w:hAnsi="Futura Md BT"/>
      <w:sz w:val="16"/>
      <w:lang w:val="en-GB" w:eastAsia="en-US"/>
    </w:rPr>
  </w:style>
  <w:style w:type="character" w:customStyle="1" w:styleId="HeaderChar">
    <w:name w:val="Header Char"/>
    <w:aliases w:val="Header1 Char"/>
    <w:basedOn w:val="DefaultParagraphFont"/>
    <w:link w:val="Header"/>
    <w:rsid w:val="00A1033B"/>
    <w:rPr>
      <w:rFonts w:ascii="Futura Md BT" w:hAnsi="Futura Md BT"/>
      <w:sz w:val="16"/>
      <w:lang w:val="en-GB" w:eastAsia="en-US"/>
    </w:rPr>
  </w:style>
  <w:style w:type="paragraph" w:customStyle="1" w:styleId="Hheading1">
    <w:name w:val="Hheading 1"/>
    <w:next w:val="Normal"/>
    <w:rsid w:val="007A3767"/>
    <w:pPr>
      <w:keepNext/>
      <w:pBdr>
        <w:bottom w:val="single" w:sz="4" w:space="1" w:color="808080"/>
      </w:pBdr>
      <w:spacing w:before="240" w:after="240"/>
      <w:ind w:hanging="634"/>
    </w:pPr>
    <w:rPr>
      <w:rFonts w:ascii="Futura Md BT" w:hAnsi="Futura Md BT" w:cs="Arial"/>
      <w:b/>
      <w:bCs/>
      <w:spacing w:val="22"/>
      <w:kern w:val="32"/>
      <w:sz w:val="22"/>
      <w:szCs w:val="22"/>
      <w:lang w:val="en-GB" w:eastAsia="en-US"/>
    </w:rPr>
  </w:style>
  <w:style w:type="paragraph" w:customStyle="1" w:styleId="Hheading2">
    <w:name w:val="Hheading 2"/>
    <w:next w:val="Normal"/>
    <w:rsid w:val="007A3767"/>
    <w:pPr>
      <w:keepNext/>
      <w:spacing w:before="240" w:after="120"/>
      <w:ind w:left="-630"/>
    </w:pPr>
    <w:rPr>
      <w:rFonts w:ascii="Futura Md BT" w:hAnsi="Futura Md BT" w:cs="Arial"/>
      <w:b/>
      <w:bCs/>
      <w:spacing w:val="10"/>
      <w:kern w:val="32"/>
      <w:lang w:val="en-GB" w:eastAsia="en-US"/>
    </w:rPr>
  </w:style>
  <w:style w:type="paragraph" w:customStyle="1" w:styleId="Hheading3">
    <w:name w:val="Hheading 3"/>
    <w:next w:val="Normal"/>
    <w:rsid w:val="007A3767"/>
    <w:pPr>
      <w:keepNext/>
      <w:spacing w:before="240" w:after="120"/>
    </w:pPr>
    <w:rPr>
      <w:rFonts w:ascii="Futura Md BT" w:hAnsi="Futura Md BT" w:cs="Arial"/>
      <w:b/>
      <w:bCs/>
      <w:spacing w:val="6"/>
      <w:kern w:val="32"/>
      <w:sz w:val="18"/>
      <w:szCs w:val="18"/>
      <w:lang w:val="en-GB" w:eastAsia="en-US"/>
    </w:rPr>
  </w:style>
  <w:style w:type="paragraph" w:customStyle="1" w:styleId="Hheading4">
    <w:name w:val="Hheading 4"/>
    <w:next w:val="Normal"/>
    <w:rsid w:val="007A3767"/>
    <w:pPr>
      <w:keepNext/>
      <w:spacing w:before="240" w:after="120"/>
    </w:pPr>
    <w:rPr>
      <w:rFonts w:ascii="Futura Md BT" w:hAnsi="Futura Md BT"/>
      <w:b/>
      <w:bCs/>
      <w:sz w:val="16"/>
      <w:szCs w:val="16"/>
      <w:lang w:val="en-GB" w:eastAsia="en-US"/>
    </w:rPr>
  </w:style>
  <w:style w:type="paragraph" w:customStyle="1" w:styleId="Hheading5">
    <w:name w:val="Hheading 5"/>
    <w:next w:val="Normal"/>
    <w:rsid w:val="007A3767"/>
    <w:pPr>
      <w:keepNext/>
      <w:spacing w:before="240" w:after="120"/>
    </w:pPr>
    <w:rPr>
      <w:rFonts w:ascii="Futura Md BT" w:hAnsi="Futura Md BT"/>
      <w:b/>
      <w:bCs/>
      <w:i/>
      <w:sz w:val="16"/>
      <w:szCs w:val="16"/>
      <w:lang w:val="en-GB" w:eastAsia="en-US"/>
    </w:rPr>
  </w:style>
  <w:style w:type="paragraph" w:customStyle="1" w:styleId="IllustrationCaption">
    <w:name w:val="Illustration Caption"/>
    <w:basedOn w:val="Normal"/>
    <w:next w:val="Normal"/>
    <w:link w:val="IllustrationCaptionChar"/>
    <w:rsid w:val="007A3767"/>
    <w:pPr>
      <w:keepLines/>
      <w:spacing w:before="240" w:after="240"/>
    </w:pPr>
    <w:rPr>
      <w:b/>
      <w:sz w:val="17"/>
      <w:szCs w:val="18"/>
    </w:rPr>
  </w:style>
  <w:style w:type="character" w:customStyle="1" w:styleId="IllustrationCaptionChar">
    <w:name w:val="Illustration Caption Char"/>
    <w:link w:val="IllustrationCaption"/>
    <w:rsid w:val="00892EA5"/>
    <w:rPr>
      <w:rFonts w:ascii="Palatino Linotype" w:hAnsi="Palatino Linotype"/>
      <w:b/>
      <w:sz w:val="17"/>
      <w:szCs w:val="18"/>
      <w:lang w:val="en-GB" w:eastAsia="en-US"/>
    </w:rPr>
  </w:style>
  <w:style w:type="paragraph" w:customStyle="1" w:styleId="Illustration1">
    <w:name w:val="Illustration1"/>
    <w:next w:val="IllustrationCaption"/>
    <w:rsid w:val="007A3767"/>
    <w:pPr>
      <w:keepNext/>
      <w:keepLines/>
      <w:spacing w:before="240" w:after="240"/>
      <w:jc w:val="center"/>
    </w:pPr>
    <w:rPr>
      <w:rFonts w:ascii="Palatino Linotype" w:hAnsi="Palatino Linotype"/>
      <w:sz w:val="16"/>
      <w:szCs w:val="16"/>
      <w:lang w:val="en-GB" w:eastAsia="en-US"/>
    </w:rPr>
  </w:style>
  <w:style w:type="character" w:styleId="PageNumber">
    <w:name w:val="page number"/>
    <w:basedOn w:val="DefaultParagraphFont"/>
    <w:rsid w:val="007A3767"/>
    <w:rPr>
      <w:rFonts w:ascii="Futura Md BT" w:hAnsi="Futura Md BT"/>
      <w:sz w:val="16"/>
    </w:rPr>
  </w:style>
  <w:style w:type="paragraph" w:customStyle="1" w:styleId="Reference">
    <w:name w:val="Reference"/>
    <w:basedOn w:val="Normal"/>
    <w:link w:val="ReferenceChar"/>
    <w:rsid w:val="007A3767"/>
    <w:pPr>
      <w:spacing w:after="0"/>
      <w:ind w:left="360" w:hanging="360"/>
    </w:pPr>
    <w:rPr>
      <w:sz w:val="18"/>
    </w:rPr>
  </w:style>
  <w:style w:type="character" w:customStyle="1" w:styleId="ReferenceChar">
    <w:name w:val="Reference Char"/>
    <w:basedOn w:val="DefaultParagraphFont"/>
    <w:link w:val="Reference"/>
    <w:rsid w:val="004B3D33"/>
    <w:rPr>
      <w:rFonts w:ascii="Palatino Linotype" w:hAnsi="Palatino Linotype"/>
      <w:sz w:val="18"/>
      <w:lang w:val="en-GB" w:eastAsia="en-US"/>
    </w:rPr>
  </w:style>
  <w:style w:type="paragraph" w:customStyle="1" w:styleId="table">
    <w:name w:val="table"/>
    <w:link w:val="tableZchn"/>
    <w:rsid w:val="007A3767"/>
    <w:pPr>
      <w:spacing w:before="30" w:after="30"/>
    </w:pPr>
    <w:rPr>
      <w:rFonts w:ascii="Palatino Linotype" w:hAnsi="Palatino Linotype"/>
      <w:noProof/>
      <w:sz w:val="17"/>
      <w:lang w:val="en-GB" w:eastAsia="en-US"/>
    </w:rPr>
  </w:style>
  <w:style w:type="character" w:customStyle="1" w:styleId="tableZchn">
    <w:name w:val="table Zchn"/>
    <w:basedOn w:val="DefaultParagraphFont"/>
    <w:link w:val="table"/>
    <w:locked/>
    <w:rsid w:val="00892EA5"/>
    <w:rPr>
      <w:rFonts w:ascii="Palatino Linotype" w:hAnsi="Palatino Linotype"/>
      <w:noProof/>
      <w:sz w:val="17"/>
      <w:lang w:val="en-GB" w:eastAsia="en-US"/>
    </w:rPr>
  </w:style>
  <w:style w:type="table" w:styleId="TableGrid">
    <w:name w:val="Table Grid"/>
    <w:basedOn w:val="TableNormal"/>
    <w:rsid w:val="007A3767"/>
    <w:pPr>
      <w:spacing w:before="30" w:after="30"/>
    </w:pPr>
    <w:rPr>
      <w:rFonts w:ascii="Palatino Linotype" w:hAnsi="Palatino Linotype"/>
      <w:sz w:val="16"/>
    </w:rPr>
    <w:tblPr>
      <w:tblStyleRowBandSize w:val="1"/>
      <w:tblStyleColBandSize w:val="1"/>
      <w:tblInd w:w="288" w:type="dxa"/>
      <w:tblBorders>
        <w:top w:val="single" w:sz="4" w:space="0" w:color="808080"/>
        <w:bottom w:val="single" w:sz="4" w:space="0" w:color="808080"/>
        <w:insideH w:val="single" w:sz="4" w:space="0" w:color="808080"/>
      </w:tblBorders>
    </w:tblPr>
    <w:tblStylePr w:type="firstRow">
      <w:pPr>
        <w:wordWrap/>
        <w:spacing w:beforeLines="0" w:beforeAutospacing="0" w:afterLines="0" w:afterAutospacing="0" w:line="240" w:lineRule="auto"/>
        <w:ind w:leftChars="0" w:left="0" w:rightChars="0" w:right="0" w:firstLineChars="0" w:firstLine="0"/>
        <w:jc w:val="left"/>
        <w:outlineLvl w:val="9"/>
      </w:pPr>
      <w:rPr>
        <w:rFonts w:ascii="V&amp;W Syntax (Adobe)" w:hAnsi="V&amp;W Syntax (Adobe)"/>
        <w:b/>
        <w:i w:val="0"/>
        <w:caps w:val="0"/>
        <w:smallCaps/>
        <w:strike w:val="0"/>
        <w:dstrike w:val="0"/>
        <w:vanish w:val="0"/>
        <w:color w:val="auto"/>
        <w:spacing w:val="10"/>
        <w:w w:val="100"/>
        <w:kern w:val="15"/>
        <w:position w:val="0"/>
        <w:sz w:val="15"/>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4" w:space="0" w:color="auto"/>
          <w:left w:val="nil"/>
          <w:bottom w:val="single" w:sz="4" w:space="0" w:color="auto"/>
          <w:right w:val="nil"/>
          <w:insideH w:val="nil"/>
          <w:insideV w:val="nil"/>
          <w:tl2br w:val="nil"/>
          <w:tr2bl w:val="nil"/>
        </w:tcBorders>
      </w:tcPr>
    </w:tblStylePr>
    <w:tblStylePr w:type="lastRow">
      <w:pPr>
        <w:keepNext w:val="0"/>
        <w:keepLines w:val="0"/>
        <w:pageBreakBefore w:val="0"/>
        <w:widowControl w:val="0"/>
        <w:suppressLineNumbers w:val="0"/>
        <w:suppressAutoHyphens w:val="0"/>
        <w:wordWrap/>
        <w:spacing w:beforeLines="30" w:beforeAutospacing="0" w:afterLines="30" w:afterAutospacing="0" w:line="240" w:lineRule="auto"/>
        <w:ind w:leftChars="0" w:left="0" w:rightChars="0" w:right="0"/>
        <w:jc w:val="left"/>
        <w:outlineLvl w:val="9"/>
      </w:pPr>
      <w:rPr>
        <w:rFonts w:ascii="V&amp;W Syntax (Adobe)" w:hAnsi="V&amp;W Syntax (Adobe)"/>
        <w:b w:val="0"/>
        <w:i w:val="0"/>
        <w:color w:val="auto"/>
        <w:spacing w:val="0"/>
        <w:w w:val="100"/>
        <w:kern w:val="16"/>
        <w:position w:val="0"/>
        <w:sz w:val="16"/>
        <w:u w:val="none"/>
      </w:rPr>
      <w:tblPr/>
      <w:tcPr>
        <w:tcBorders>
          <w:top w:val="single" w:sz="4" w:space="0" w:color="808080"/>
          <w:left w:val="nil"/>
          <w:bottom w:val="single" w:sz="4" w:space="0" w:color="auto"/>
          <w:right w:val="nil"/>
          <w:insideH w:val="nil"/>
          <w:insideV w:val="nil"/>
          <w:tl2br w:val="nil"/>
          <w:tr2bl w:val="nil"/>
        </w:tcBorders>
      </w:tcPr>
    </w:tblStylePr>
    <w:tblStylePr w:type="firstCol">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jc w:val="left"/>
        <w:outlineLvl w:val="9"/>
      </w:pPr>
      <w:rPr>
        <w:rFonts w:ascii="V&amp;W Syntax (Adobe)" w:hAnsi="V&amp;W Syntax (Adob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tblStylePr w:type="lastCol">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jc w:val="left"/>
        <w:outlineLvl w:val="9"/>
      </w:pPr>
      <w:rPr>
        <w:rFonts w:ascii="V&amp;W Syntax (Adobe)" w:hAnsi="V&amp;W Syntax (Adob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tblStylePr w:type="band1Vert">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jc w:val="left"/>
        <w:outlineLvl w:val="9"/>
      </w:pPr>
      <w:rPr>
        <w:rFonts w:ascii="V&amp;W Syntax (Adobe)" w:hAnsi="V&amp;W Syntax (Adob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tblStylePr w:type="band2Vert">
      <w:pPr>
        <w:wordWrap/>
        <w:spacing w:beforeLines="0" w:beforeAutospacing="0" w:afterLines="0" w:afterAutospacing="0" w:line="240" w:lineRule="auto"/>
        <w:ind w:leftChars="0" w:left="0" w:rightChars="0" w:right="0" w:firstLineChars="0" w:firstLine="0"/>
        <w:jc w:val="left"/>
      </w:pPr>
      <w:rPr>
        <w:rFonts w:ascii="V&amp;W Syntax (Adobe)" w:hAnsi="V&amp;W Syntax (Adob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tblStylePr w:type="band1Horz">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jc w:val="left"/>
      </w:pPr>
      <w:rPr>
        <w:rFonts w:ascii="V&amp;W Syntax (Adobe)" w:hAnsi="V&amp;W Syntax (Adob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tblStylePr w:type="band2Horz">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jc w:val="left"/>
        <w:outlineLvl w:val="9"/>
      </w:pPr>
      <w:rPr>
        <w:rFonts w:ascii="V&amp;W Syntax (Adobe)" w:hAnsi="V&amp;W Syntax (Adob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style>
  <w:style w:type="paragraph" w:customStyle="1" w:styleId="TableCaption">
    <w:name w:val="Table Caption"/>
    <w:basedOn w:val="Normal"/>
    <w:next w:val="Normal"/>
    <w:rsid w:val="007A3767"/>
    <w:pPr>
      <w:keepNext/>
      <w:keepLines/>
      <w:spacing w:before="240" w:after="240"/>
    </w:pPr>
    <w:rPr>
      <w:b/>
      <w:sz w:val="17"/>
      <w:szCs w:val="18"/>
    </w:rPr>
  </w:style>
  <w:style w:type="paragraph" w:customStyle="1" w:styleId="TableTop">
    <w:name w:val="Table Top"/>
    <w:basedOn w:val="table"/>
    <w:rsid w:val="007A3767"/>
    <w:pPr>
      <w:keepNext/>
      <w:widowControl w:val="0"/>
    </w:pPr>
    <w:rPr>
      <w:rFonts w:ascii="Futura Md BT" w:hAnsi="Futura Md BT"/>
      <w:b/>
      <w:bCs/>
      <w:spacing w:val="6"/>
      <w:kern w:val="15"/>
      <w:sz w:val="15"/>
      <w:szCs w:val="15"/>
    </w:rPr>
  </w:style>
  <w:style w:type="paragraph" w:styleId="TOC1">
    <w:name w:val="toc 1"/>
    <w:basedOn w:val="Normal"/>
    <w:next w:val="Normal"/>
    <w:uiPriority w:val="39"/>
    <w:rsid w:val="007A3767"/>
    <w:pPr>
      <w:tabs>
        <w:tab w:val="right" w:leader="dot" w:pos="7574"/>
      </w:tabs>
      <w:spacing w:before="200" w:after="80"/>
      <w:ind w:left="432" w:right="720" w:hanging="432"/>
    </w:pPr>
    <w:rPr>
      <w:b/>
    </w:rPr>
  </w:style>
  <w:style w:type="paragraph" w:styleId="TOC2">
    <w:name w:val="toc 2"/>
    <w:basedOn w:val="Normal"/>
    <w:next w:val="Normal"/>
    <w:uiPriority w:val="39"/>
    <w:rsid w:val="007A3767"/>
    <w:pPr>
      <w:tabs>
        <w:tab w:val="right" w:leader="dot" w:pos="7576"/>
      </w:tabs>
      <w:spacing w:before="80" w:after="60"/>
      <w:ind w:left="936" w:right="720" w:hanging="504"/>
    </w:pPr>
  </w:style>
  <w:style w:type="paragraph" w:styleId="TOC3">
    <w:name w:val="toc 3"/>
    <w:basedOn w:val="Normal"/>
    <w:next w:val="Normal"/>
    <w:uiPriority w:val="39"/>
    <w:rsid w:val="007A3767"/>
    <w:pPr>
      <w:tabs>
        <w:tab w:val="right" w:leader="dot" w:pos="7574"/>
      </w:tabs>
      <w:spacing w:before="20" w:after="0"/>
      <w:ind w:left="1584" w:right="720" w:hanging="576"/>
    </w:pPr>
  </w:style>
  <w:style w:type="paragraph" w:customStyle="1" w:styleId="TableNotes">
    <w:name w:val="Table Notes"/>
    <w:basedOn w:val="Normal"/>
    <w:rsid w:val="007A3767"/>
    <w:pPr>
      <w:spacing w:before="60" w:after="60"/>
    </w:pPr>
    <w:rPr>
      <w:b/>
      <w:sz w:val="16"/>
      <w:szCs w:val="16"/>
    </w:rPr>
  </w:style>
  <w:style w:type="paragraph" w:styleId="Title">
    <w:name w:val="Title"/>
    <w:next w:val="Normal"/>
    <w:link w:val="TitleChar"/>
    <w:qFormat/>
    <w:rsid w:val="007A3767"/>
    <w:pPr>
      <w:spacing w:after="360"/>
      <w:ind w:left="-634"/>
    </w:pPr>
    <w:rPr>
      <w:rFonts w:ascii="Futura Md BT" w:hAnsi="Futura Md BT" w:cs="Arial"/>
      <w:bCs/>
      <w:smallCaps/>
      <w:spacing w:val="10"/>
      <w:kern w:val="28"/>
      <w:sz w:val="32"/>
      <w:szCs w:val="28"/>
      <w:lang w:val="en-GB" w:eastAsia="en-US"/>
    </w:rPr>
  </w:style>
  <w:style w:type="paragraph" w:styleId="NormalWeb">
    <w:name w:val="Normal (Web)"/>
    <w:basedOn w:val="Normal"/>
    <w:rsid w:val="007A3767"/>
    <w:pPr>
      <w:spacing w:before="100" w:beforeAutospacing="1" w:after="100" w:afterAutospacing="1"/>
      <w:jc w:val="left"/>
    </w:pPr>
    <w:rPr>
      <w:rFonts w:ascii="Times New Roman" w:hAnsi="Times New Roman"/>
      <w:sz w:val="24"/>
      <w:szCs w:val="24"/>
      <w:lang w:val="en-US"/>
    </w:rPr>
  </w:style>
  <w:style w:type="paragraph" w:customStyle="1" w:styleId="Title2">
    <w:name w:val="Title2"/>
    <w:basedOn w:val="Title"/>
    <w:next w:val="Normal"/>
    <w:rsid w:val="007A3767"/>
    <w:pPr>
      <w:ind w:left="0"/>
      <w:jc w:val="right"/>
    </w:pPr>
    <w:rPr>
      <w:sz w:val="24"/>
    </w:rPr>
  </w:style>
  <w:style w:type="paragraph" w:customStyle="1" w:styleId="Bullet">
    <w:name w:val="Bullet"/>
    <w:rsid w:val="00892EA5"/>
    <w:pPr>
      <w:numPr>
        <w:numId w:val="1"/>
      </w:numPr>
      <w:tabs>
        <w:tab w:val="clear" w:pos="1440"/>
        <w:tab w:val="num" w:pos="720"/>
      </w:tabs>
      <w:spacing w:before="60" w:after="60"/>
      <w:ind w:left="720" w:right="302"/>
      <w:jc w:val="both"/>
    </w:pPr>
    <w:rPr>
      <w:lang w:val="en-GB" w:eastAsia="en-US"/>
    </w:rPr>
  </w:style>
  <w:style w:type="paragraph" w:customStyle="1" w:styleId="ActionPoint">
    <w:name w:val="Action Point"/>
    <w:basedOn w:val="Normal"/>
    <w:rsid w:val="00892EA5"/>
    <w:pPr>
      <w:pBdr>
        <w:top w:val="single" w:sz="4" w:space="6" w:color="808080"/>
        <w:left w:val="single" w:sz="4" w:space="4" w:color="808080"/>
        <w:bottom w:val="single" w:sz="4" w:space="6" w:color="808080"/>
        <w:right w:val="single" w:sz="4" w:space="4" w:color="808080"/>
      </w:pBdr>
      <w:ind w:left="90" w:right="119"/>
    </w:pPr>
    <w:rPr>
      <w:b/>
      <w:sz w:val="19"/>
      <w:szCs w:val="19"/>
    </w:rPr>
  </w:style>
  <w:style w:type="paragraph" w:customStyle="1" w:styleId="Listiiiiiiiv">
    <w:name w:val="List i ii iii iv"/>
    <w:rsid w:val="00892EA5"/>
    <w:pPr>
      <w:numPr>
        <w:numId w:val="4"/>
      </w:numPr>
      <w:spacing w:before="60" w:after="60"/>
      <w:ind w:right="299"/>
      <w:jc w:val="both"/>
    </w:pPr>
    <w:rPr>
      <w:lang w:val="en-GB" w:eastAsia="en-US"/>
    </w:rPr>
  </w:style>
  <w:style w:type="character" w:styleId="CommentReference">
    <w:name w:val="annotation reference"/>
    <w:semiHidden/>
    <w:rsid w:val="00892EA5"/>
    <w:rPr>
      <w:sz w:val="16"/>
      <w:szCs w:val="16"/>
    </w:rPr>
  </w:style>
  <w:style w:type="paragraph" w:styleId="CommentText">
    <w:name w:val="annotation text"/>
    <w:basedOn w:val="Normal"/>
    <w:link w:val="CommentTextChar"/>
    <w:rsid w:val="00892EA5"/>
    <w:pPr>
      <w:spacing w:before="0" w:after="0"/>
      <w:jc w:val="left"/>
    </w:pPr>
    <w:rPr>
      <w:lang w:val="en-US"/>
    </w:rPr>
  </w:style>
  <w:style w:type="character" w:customStyle="1" w:styleId="CommentTextChar">
    <w:name w:val="Comment Text Char"/>
    <w:link w:val="CommentText"/>
    <w:rsid w:val="00892EA5"/>
    <w:rPr>
      <w:rFonts w:ascii="Palatino Linotype" w:eastAsia="MS Mincho" w:hAnsi="Palatino Linotype"/>
      <w:lang w:val="en-US" w:eastAsia="en-US"/>
    </w:rPr>
  </w:style>
  <w:style w:type="paragraph" w:customStyle="1" w:styleId="Listabcd">
    <w:name w:val="List abcd"/>
    <w:rsid w:val="00892EA5"/>
    <w:pPr>
      <w:numPr>
        <w:numId w:val="3"/>
      </w:numPr>
      <w:spacing w:before="60" w:after="60"/>
      <w:ind w:right="299"/>
      <w:jc w:val="both"/>
    </w:pPr>
    <w:rPr>
      <w:lang w:val="en-GB" w:eastAsia="en-US"/>
    </w:rPr>
  </w:style>
  <w:style w:type="paragraph" w:customStyle="1" w:styleId="StyleNormal-Normal10pt">
    <w:name w:val="Style Normal-Normal + 10 pt"/>
    <w:basedOn w:val="Normal"/>
    <w:rsid w:val="00892EA5"/>
    <w:pPr>
      <w:spacing w:before="0" w:after="0"/>
      <w:jc w:val="left"/>
    </w:pPr>
  </w:style>
  <w:style w:type="character" w:styleId="Hyperlink">
    <w:name w:val="Hyperlink"/>
    <w:basedOn w:val="DefaultParagraphFont"/>
    <w:uiPriority w:val="99"/>
    <w:rsid w:val="007A3767"/>
    <w:rPr>
      <w:color w:val="0000FF"/>
      <w:u w:val="single"/>
    </w:rPr>
  </w:style>
  <w:style w:type="paragraph" w:customStyle="1" w:styleId="StyleAnnexHeadingJustifiedBefore8ptAfter8ptLine">
    <w:name w:val="Style Annex Heading + Justified Before:  8 pt After:  8 pt Line ..."/>
    <w:basedOn w:val="AnnexHeading"/>
    <w:rsid w:val="00892EA5"/>
    <w:pPr>
      <w:spacing w:before="160" w:after="160"/>
      <w:jc w:val="both"/>
    </w:pPr>
    <w:rPr>
      <w:szCs w:val="20"/>
    </w:rPr>
  </w:style>
  <w:style w:type="paragraph" w:styleId="BodyText2">
    <w:name w:val="Body Text 2"/>
    <w:basedOn w:val="Normal"/>
    <w:link w:val="BodyText2Char"/>
    <w:rsid w:val="00892EA5"/>
    <w:pPr>
      <w:spacing w:before="0" w:line="480" w:lineRule="auto"/>
      <w:jc w:val="left"/>
    </w:pPr>
    <w:rPr>
      <w:sz w:val="24"/>
      <w:szCs w:val="24"/>
      <w:lang w:eastAsia="en-GB"/>
    </w:rPr>
  </w:style>
  <w:style w:type="paragraph" w:styleId="BodyText3">
    <w:name w:val="Body Text 3"/>
    <w:basedOn w:val="Normal"/>
    <w:link w:val="BodyText3Char"/>
    <w:rsid w:val="00892EA5"/>
    <w:pPr>
      <w:spacing w:before="0"/>
      <w:jc w:val="left"/>
    </w:pPr>
    <w:rPr>
      <w:sz w:val="16"/>
      <w:szCs w:val="16"/>
      <w:lang w:eastAsia="en-GB"/>
    </w:rPr>
  </w:style>
  <w:style w:type="paragraph" w:styleId="BodyTextFirstIndent">
    <w:name w:val="Body Text First Indent"/>
    <w:basedOn w:val="Normal"/>
    <w:link w:val="BodyTextFirstIndentChar"/>
    <w:rsid w:val="00892EA5"/>
    <w:pPr>
      <w:spacing w:before="0"/>
      <w:ind w:firstLine="210"/>
      <w:jc w:val="left"/>
    </w:pPr>
    <w:rPr>
      <w:sz w:val="24"/>
      <w:szCs w:val="24"/>
      <w:lang w:eastAsia="en-GB"/>
    </w:rPr>
  </w:style>
  <w:style w:type="paragraph" w:styleId="BodyTextIndent">
    <w:name w:val="Body Text Indent"/>
    <w:basedOn w:val="Normal"/>
    <w:link w:val="BodyTextIndentChar"/>
    <w:rsid w:val="00892EA5"/>
    <w:pPr>
      <w:ind w:left="283"/>
    </w:pPr>
  </w:style>
  <w:style w:type="paragraph" w:styleId="BodyTextFirstIndent2">
    <w:name w:val="Body Text First Indent 2"/>
    <w:basedOn w:val="BodyTextIndent"/>
    <w:link w:val="BodyTextFirstIndent2Char"/>
    <w:rsid w:val="00892EA5"/>
    <w:pPr>
      <w:spacing w:before="0"/>
      <w:ind w:firstLine="210"/>
      <w:jc w:val="left"/>
    </w:pPr>
    <w:rPr>
      <w:sz w:val="24"/>
      <w:szCs w:val="24"/>
      <w:lang w:eastAsia="en-GB"/>
    </w:rPr>
  </w:style>
  <w:style w:type="paragraph" w:styleId="BodyTextIndent2">
    <w:name w:val="Body Text Indent 2"/>
    <w:basedOn w:val="Normal"/>
    <w:link w:val="BodyTextIndent2Char"/>
    <w:rsid w:val="00892EA5"/>
    <w:pPr>
      <w:spacing w:before="0" w:line="480" w:lineRule="auto"/>
      <w:ind w:left="283"/>
      <w:jc w:val="left"/>
    </w:pPr>
    <w:rPr>
      <w:sz w:val="24"/>
      <w:szCs w:val="24"/>
      <w:lang w:eastAsia="en-GB"/>
    </w:rPr>
  </w:style>
  <w:style w:type="paragraph" w:styleId="BodyTextIndent3">
    <w:name w:val="Body Text Indent 3"/>
    <w:basedOn w:val="Normal"/>
    <w:link w:val="BodyTextIndent3Char"/>
    <w:rsid w:val="00892EA5"/>
    <w:pPr>
      <w:spacing w:before="0"/>
      <w:ind w:left="283"/>
      <w:jc w:val="left"/>
    </w:pPr>
    <w:rPr>
      <w:sz w:val="16"/>
      <w:szCs w:val="16"/>
      <w:lang w:eastAsia="en-GB"/>
    </w:rPr>
  </w:style>
  <w:style w:type="paragraph" w:customStyle="1" w:styleId="HeadingTOC">
    <w:name w:val="Heading TOC"/>
    <w:basedOn w:val="Heading1"/>
    <w:next w:val="Normal"/>
    <w:rsid w:val="00A1033B"/>
    <w:pPr>
      <w:numPr>
        <w:numId w:val="0"/>
      </w:numPr>
      <w:ind w:left="-540"/>
    </w:pPr>
  </w:style>
  <w:style w:type="character" w:styleId="HTMLCite">
    <w:name w:val="HTML Cite"/>
    <w:rsid w:val="00892EA5"/>
    <w:rPr>
      <w:i/>
      <w:iCs/>
    </w:rPr>
  </w:style>
  <w:style w:type="character" w:styleId="HTMLSample">
    <w:name w:val="HTML Sample"/>
    <w:rsid w:val="00892EA5"/>
    <w:rPr>
      <w:rFonts w:ascii="Courier New" w:hAnsi="Courier New" w:cs="Courier New"/>
    </w:rPr>
  </w:style>
  <w:style w:type="paragraph" w:styleId="ListNumber2">
    <w:name w:val="List Number 2"/>
    <w:basedOn w:val="Normal"/>
    <w:rsid w:val="00892EA5"/>
    <w:pPr>
      <w:numPr>
        <w:numId w:val="6"/>
      </w:numPr>
      <w:spacing w:before="0" w:after="0"/>
      <w:jc w:val="left"/>
    </w:pPr>
    <w:rPr>
      <w:sz w:val="24"/>
      <w:szCs w:val="24"/>
      <w:lang w:eastAsia="en-GB"/>
    </w:rPr>
  </w:style>
  <w:style w:type="paragraph" w:customStyle="1" w:styleId="StyleHeading1Bottom">
    <w:name w:val="Style Heading 1 + Bottom:"/>
    <w:basedOn w:val="Normal"/>
    <w:rsid w:val="00892EA5"/>
    <w:pPr>
      <w:tabs>
        <w:tab w:val="left" w:pos="0"/>
      </w:tabs>
      <w:spacing w:before="320" w:after="60"/>
      <w:ind w:hanging="720"/>
      <w:jc w:val="left"/>
    </w:pPr>
    <w:rPr>
      <w:rFonts w:ascii="Futura Md BT" w:hAnsi="Futura Md BT"/>
      <w:b/>
      <w:bCs/>
      <w:color w:val="000000"/>
      <w:spacing w:val="10"/>
      <w:kern w:val="28"/>
      <w:sz w:val="22"/>
      <w:szCs w:val="22"/>
      <w:lang w:eastAsia="en-GB"/>
    </w:rPr>
  </w:style>
  <w:style w:type="paragraph" w:customStyle="1" w:styleId="Authors">
    <w:name w:val="Authors"/>
    <w:basedOn w:val="Normal"/>
    <w:next w:val="Normal"/>
    <w:rsid w:val="007A3767"/>
    <w:pPr>
      <w:spacing w:before="240" w:after="240"/>
      <w:jc w:val="left"/>
    </w:pPr>
    <w:rPr>
      <w:b/>
      <w:sz w:val="21"/>
    </w:rPr>
  </w:style>
  <w:style w:type="paragraph" w:customStyle="1" w:styleId="Front1">
    <w:name w:val="Front1"/>
    <w:basedOn w:val="Normal"/>
    <w:next w:val="Front2"/>
    <w:rsid w:val="007A3767"/>
    <w:pPr>
      <w:spacing w:before="0" w:after="0"/>
      <w:jc w:val="left"/>
    </w:pPr>
    <w:rPr>
      <w:b/>
      <w:sz w:val="28"/>
      <w:szCs w:val="28"/>
    </w:rPr>
  </w:style>
  <w:style w:type="paragraph" w:customStyle="1" w:styleId="Front2">
    <w:name w:val="Front2"/>
    <w:basedOn w:val="Front1"/>
    <w:rsid w:val="007A3767"/>
    <w:pPr>
      <w:spacing w:before="240"/>
    </w:pPr>
    <w:rPr>
      <w:b w:val="0"/>
      <w:sz w:val="20"/>
    </w:rPr>
  </w:style>
  <w:style w:type="paragraph" w:customStyle="1" w:styleId="Front3">
    <w:name w:val="Front3"/>
    <w:basedOn w:val="Front1"/>
    <w:rsid w:val="007A3767"/>
    <w:rPr>
      <w:b w:val="0"/>
      <w:sz w:val="20"/>
    </w:rPr>
  </w:style>
  <w:style w:type="paragraph" w:customStyle="1" w:styleId="Front4">
    <w:name w:val="Front4"/>
    <w:basedOn w:val="Front1"/>
    <w:rsid w:val="007A3767"/>
    <w:pPr>
      <w:spacing w:after="240"/>
    </w:pPr>
    <w:rPr>
      <w:b w:val="0"/>
      <w:sz w:val="20"/>
    </w:rPr>
  </w:style>
  <w:style w:type="paragraph" w:customStyle="1" w:styleId="HeadinginTOC">
    <w:name w:val="Heading in TOC"/>
    <w:next w:val="Normal"/>
    <w:rsid w:val="007A3767"/>
    <w:pPr>
      <w:keepNext/>
      <w:pBdr>
        <w:bottom w:val="single" w:sz="4" w:space="1" w:color="808080"/>
      </w:pBdr>
      <w:spacing w:before="240" w:after="240"/>
      <w:ind w:hanging="634"/>
      <w:outlineLvl w:val="0"/>
    </w:pPr>
    <w:rPr>
      <w:rFonts w:ascii="Futura Md BT" w:hAnsi="Futura Md BT" w:cs="Arial"/>
      <w:b/>
      <w:bCs/>
      <w:spacing w:val="10"/>
      <w:kern w:val="32"/>
      <w:sz w:val="22"/>
      <w:szCs w:val="22"/>
      <w:lang w:val="en-GB" w:eastAsia="en-US"/>
    </w:rPr>
  </w:style>
  <w:style w:type="paragraph" w:styleId="List">
    <w:name w:val="List"/>
    <w:rsid w:val="007A3767"/>
    <w:pPr>
      <w:numPr>
        <w:numId w:val="8"/>
      </w:numPr>
      <w:spacing w:before="60" w:after="60"/>
      <w:ind w:right="288"/>
      <w:jc w:val="both"/>
    </w:pPr>
    <w:rPr>
      <w:rFonts w:ascii="Palatino Linotype" w:hAnsi="Palatino Linotype"/>
      <w:szCs w:val="24"/>
      <w:lang w:val="en-GB" w:eastAsia="en-GB"/>
    </w:rPr>
  </w:style>
  <w:style w:type="paragraph" w:styleId="List2">
    <w:name w:val="List 2"/>
    <w:rsid w:val="007A3767"/>
    <w:pPr>
      <w:numPr>
        <w:numId w:val="9"/>
      </w:numPr>
      <w:spacing w:before="60" w:after="60"/>
      <w:ind w:left="792" w:right="288" w:hanging="504"/>
      <w:jc w:val="both"/>
    </w:pPr>
    <w:rPr>
      <w:rFonts w:ascii="Palatino Linotype" w:hAnsi="Palatino Linotype"/>
      <w:lang w:val="en-GB" w:eastAsia="en-US"/>
    </w:rPr>
  </w:style>
  <w:style w:type="paragraph" w:styleId="List3">
    <w:name w:val="List 3"/>
    <w:rsid w:val="007A3767"/>
    <w:pPr>
      <w:numPr>
        <w:numId w:val="10"/>
      </w:numPr>
      <w:spacing w:before="60" w:after="60"/>
      <w:ind w:right="288"/>
      <w:jc w:val="both"/>
    </w:pPr>
    <w:rPr>
      <w:rFonts w:ascii="Palatino Linotype" w:hAnsi="Palatino Linotype"/>
      <w:lang w:val="en-GB" w:eastAsia="en-US"/>
    </w:rPr>
  </w:style>
  <w:style w:type="paragraph" w:styleId="List4">
    <w:name w:val="List 4"/>
    <w:basedOn w:val="Normal"/>
    <w:rsid w:val="007A3767"/>
    <w:pPr>
      <w:ind w:left="1132" w:hanging="283"/>
    </w:pPr>
  </w:style>
  <w:style w:type="paragraph" w:styleId="ListBullet">
    <w:name w:val="List Bullet"/>
    <w:rsid w:val="007A3767"/>
    <w:pPr>
      <w:numPr>
        <w:numId w:val="11"/>
      </w:numPr>
      <w:spacing w:before="60" w:after="60"/>
      <w:ind w:right="288"/>
      <w:jc w:val="both"/>
    </w:pPr>
    <w:rPr>
      <w:rFonts w:ascii="Palatino Linotype" w:hAnsi="Palatino Linotype"/>
      <w:lang w:val="en-GB" w:eastAsia="en-US"/>
    </w:rPr>
  </w:style>
  <w:style w:type="paragraph" w:customStyle="1" w:styleId="Title1">
    <w:name w:val="Title1"/>
    <w:basedOn w:val="Title"/>
    <w:rsid w:val="007A3767"/>
    <w:pPr>
      <w:spacing w:after="240"/>
      <w:ind w:left="0"/>
      <w:jc w:val="right"/>
    </w:pPr>
    <w:rPr>
      <w:sz w:val="40"/>
      <w:szCs w:val="40"/>
    </w:rPr>
  </w:style>
  <w:style w:type="paragraph" w:customStyle="1" w:styleId="Title3">
    <w:name w:val="Title3"/>
    <w:rsid w:val="007A3767"/>
    <w:pPr>
      <w:spacing w:before="2000" w:after="1440"/>
      <w:jc w:val="right"/>
    </w:pPr>
    <w:rPr>
      <w:rFonts w:ascii="Futura Md BT" w:hAnsi="Futura Md BT" w:cs="Arial"/>
      <w:bCs/>
      <w:kern w:val="28"/>
      <w:sz w:val="40"/>
      <w:szCs w:val="28"/>
      <w:lang w:val="en-GB" w:eastAsia="en-US"/>
    </w:rPr>
  </w:style>
  <w:style w:type="paragraph" w:customStyle="1" w:styleId="Title4">
    <w:name w:val="Title4"/>
    <w:rsid w:val="007A3767"/>
    <w:pPr>
      <w:spacing w:after="240"/>
      <w:jc w:val="right"/>
    </w:pPr>
    <w:rPr>
      <w:rFonts w:ascii="Futura Md BT" w:hAnsi="Futura Md BT" w:cs="Arial"/>
      <w:bCs/>
      <w:kern w:val="28"/>
      <w:sz w:val="36"/>
      <w:szCs w:val="28"/>
      <w:lang w:val="en-GB" w:eastAsia="en-US"/>
    </w:rPr>
  </w:style>
  <w:style w:type="paragraph" w:customStyle="1" w:styleId="figure">
    <w:name w:val="figure"/>
    <w:basedOn w:val="Normal"/>
    <w:rsid w:val="00336855"/>
    <w:pPr>
      <w:spacing w:before="0" w:after="284"/>
    </w:pPr>
    <w:rPr>
      <w:rFonts w:ascii="Times New Roman" w:hAnsi="Times New Roman"/>
    </w:rPr>
  </w:style>
  <w:style w:type="character" w:styleId="Emphasis">
    <w:name w:val="Emphasis"/>
    <w:basedOn w:val="DefaultParagraphFont"/>
    <w:qFormat/>
    <w:rsid w:val="00336855"/>
    <w:rPr>
      <w:i/>
      <w:iCs/>
    </w:rPr>
  </w:style>
  <w:style w:type="paragraph" w:customStyle="1" w:styleId="Annex">
    <w:name w:val="Annex"/>
    <w:basedOn w:val="Normal"/>
    <w:next w:val="Title"/>
    <w:rsid w:val="00336855"/>
    <w:pPr>
      <w:keepNext/>
      <w:spacing w:before="0" w:after="284"/>
      <w:ind w:left="992" w:hanging="992"/>
      <w:jc w:val="center"/>
    </w:pPr>
    <w:rPr>
      <w:rFonts w:ascii="Times New Roman" w:hAnsi="Times New Roman"/>
      <w:b/>
      <w:caps/>
      <w:lang w:val="en-US"/>
    </w:rPr>
  </w:style>
  <w:style w:type="paragraph" w:styleId="BodyText">
    <w:name w:val="Body Text"/>
    <w:basedOn w:val="Normal"/>
    <w:link w:val="BodyTextChar"/>
    <w:rsid w:val="004B3D33"/>
    <w:pPr>
      <w:spacing w:before="0"/>
      <w:jc w:val="left"/>
    </w:pPr>
    <w:rPr>
      <w:rFonts w:ascii="Times New Roman" w:hAnsi="Times New Roman"/>
      <w:sz w:val="24"/>
      <w:szCs w:val="24"/>
      <w:lang w:eastAsia="en-GB"/>
    </w:rPr>
  </w:style>
  <w:style w:type="character" w:customStyle="1" w:styleId="BodyTextChar">
    <w:name w:val="Body Text Char"/>
    <w:basedOn w:val="DefaultParagraphFont"/>
    <w:link w:val="BodyText"/>
    <w:rsid w:val="00336855"/>
    <w:rPr>
      <w:sz w:val="24"/>
      <w:szCs w:val="24"/>
      <w:lang w:val="en-GB" w:eastAsia="en-GB"/>
    </w:rPr>
  </w:style>
  <w:style w:type="paragraph" w:styleId="ListNumber">
    <w:name w:val="List Number"/>
    <w:basedOn w:val="Normal"/>
    <w:rsid w:val="00336855"/>
    <w:pPr>
      <w:spacing w:before="0" w:after="70"/>
      <w:ind w:left="426" w:hanging="426"/>
    </w:pPr>
    <w:rPr>
      <w:rFonts w:ascii="Times New Roman" w:hAnsi="Times New Roman"/>
    </w:rPr>
  </w:style>
  <w:style w:type="paragraph" w:styleId="MacroText">
    <w:name w:val="macro"/>
    <w:link w:val="MacroTextChar"/>
    <w:rsid w:val="00336855"/>
    <w:pPr>
      <w:tabs>
        <w:tab w:val="left" w:pos="425"/>
        <w:tab w:val="left" w:pos="851"/>
        <w:tab w:val="left" w:pos="1701"/>
      </w:tabs>
    </w:pPr>
    <w:rPr>
      <w:rFonts w:ascii="Courier New" w:hAnsi="Courier New"/>
      <w:lang w:val="en-GB" w:eastAsia="en-US"/>
    </w:rPr>
  </w:style>
  <w:style w:type="character" w:customStyle="1" w:styleId="MacroTextChar">
    <w:name w:val="Macro Text Char"/>
    <w:basedOn w:val="DefaultParagraphFont"/>
    <w:link w:val="MacroText"/>
    <w:rsid w:val="00336855"/>
    <w:rPr>
      <w:rFonts w:ascii="Courier New" w:hAnsi="Courier New"/>
      <w:lang w:val="en-GB" w:eastAsia="en-US"/>
    </w:rPr>
  </w:style>
  <w:style w:type="paragraph" w:styleId="NormalIndent">
    <w:name w:val="Normal Indent"/>
    <w:basedOn w:val="Normal"/>
    <w:rsid w:val="00336855"/>
    <w:pPr>
      <w:spacing w:before="0" w:after="284"/>
      <w:ind w:left="425"/>
    </w:pPr>
    <w:rPr>
      <w:rFonts w:ascii="Times New Roman" w:hAnsi="Times New Roman"/>
    </w:rPr>
  </w:style>
  <w:style w:type="paragraph" w:styleId="Subtitle">
    <w:name w:val="Subtitle"/>
    <w:basedOn w:val="Normal"/>
    <w:next w:val="Normal"/>
    <w:link w:val="SubtitleChar"/>
    <w:qFormat/>
    <w:rsid w:val="00336855"/>
    <w:pPr>
      <w:spacing w:before="0" w:after="284"/>
      <w:jc w:val="left"/>
    </w:pPr>
    <w:rPr>
      <w:rFonts w:ascii="Times New Roman" w:hAnsi="Times New Roman"/>
      <w:i/>
    </w:rPr>
  </w:style>
  <w:style w:type="character" w:customStyle="1" w:styleId="SubtitleChar">
    <w:name w:val="Subtitle Char"/>
    <w:basedOn w:val="DefaultParagraphFont"/>
    <w:link w:val="Subtitle"/>
    <w:rsid w:val="00336855"/>
    <w:rPr>
      <w:i/>
      <w:lang w:val="en-GB" w:eastAsia="en-US"/>
    </w:rPr>
  </w:style>
  <w:style w:type="paragraph" w:styleId="TOC4">
    <w:name w:val="toc 4"/>
    <w:next w:val="Normal"/>
    <w:autoRedefine/>
    <w:rsid w:val="00336855"/>
    <w:pPr>
      <w:tabs>
        <w:tab w:val="left" w:pos="2552"/>
        <w:tab w:val="right" w:leader="dot" w:pos="9639"/>
      </w:tabs>
      <w:ind w:left="2552" w:hanging="851"/>
    </w:pPr>
    <w:rPr>
      <w:noProof/>
      <w:lang w:val="en-GB" w:eastAsia="en-US"/>
    </w:rPr>
  </w:style>
  <w:style w:type="paragraph" w:styleId="TOC5">
    <w:name w:val="toc 5"/>
    <w:next w:val="Normal"/>
    <w:autoRedefine/>
    <w:rsid w:val="00336855"/>
    <w:pPr>
      <w:tabs>
        <w:tab w:val="left" w:pos="3402"/>
        <w:tab w:val="right" w:leader="dot" w:pos="9639"/>
      </w:tabs>
      <w:ind w:left="3402" w:hanging="851"/>
    </w:pPr>
    <w:rPr>
      <w:noProof/>
      <w:lang w:val="en-GB" w:eastAsia="en-US"/>
    </w:rPr>
  </w:style>
  <w:style w:type="paragraph" w:styleId="TOC6">
    <w:name w:val="toc 6"/>
    <w:basedOn w:val="Normal"/>
    <w:next w:val="Normal"/>
    <w:autoRedefine/>
    <w:rsid w:val="00336855"/>
    <w:pPr>
      <w:spacing w:before="0" w:after="284"/>
      <w:ind w:left="1000"/>
    </w:pPr>
    <w:rPr>
      <w:rFonts w:ascii="Times New Roman" w:hAnsi="Times New Roman"/>
    </w:rPr>
  </w:style>
  <w:style w:type="paragraph" w:styleId="TOC7">
    <w:name w:val="toc 7"/>
    <w:basedOn w:val="Normal"/>
    <w:next w:val="Normal"/>
    <w:autoRedefine/>
    <w:rsid w:val="00336855"/>
    <w:pPr>
      <w:spacing w:before="0" w:after="284"/>
      <w:ind w:left="1200"/>
    </w:pPr>
    <w:rPr>
      <w:rFonts w:ascii="Times New Roman" w:hAnsi="Times New Roman"/>
    </w:rPr>
  </w:style>
  <w:style w:type="paragraph" w:styleId="TOC8">
    <w:name w:val="toc 8"/>
    <w:basedOn w:val="Normal"/>
    <w:next w:val="Normal"/>
    <w:autoRedefine/>
    <w:rsid w:val="00336855"/>
    <w:pPr>
      <w:spacing w:before="0" w:after="284"/>
      <w:ind w:left="1400"/>
    </w:pPr>
    <w:rPr>
      <w:rFonts w:ascii="Times New Roman" w:hAnsi="Times New Roman"/>
    </w:rPr>
  </w:style>
  <w:style w:type="paragraph" w:styleId="TOC9">
    <w:name w:val="toc 9"/>
    <w:basedOn w:val="Normal"/>
    <w:next w:val="Normal"/>
    <w:autoRedefine/>
    <w:rsid w:val="00336855"/>
    <w:pPr>
      <w:spacing w:before="0" w:after="284"/>
      <w:ind w:left="1600"/>
    </w:pPr>
    <w:rPr>
      <w:rFonts w:ascii="Times New Roman" w:hAnsi="Times New Roman"/>
    </w:rPr>
  </w:style>
  <w:style w:type="character" w:styleId="FollowedHyperlink">
    <w:name w:val="FollowedHyperlink"/>
    <w:basedOn w:val="DefaultParagraphFont"/>
    <w:rsid w:val="00336855"/>
    <w:rPr>
      <w:color w:val="800080"/>
      <w:u w:val="single"/>
    </w:rPr>
  </w:style>
  <w:style w:type="paragraph" w:customStyle="1" w:styleId="Default">
    <w:name w:val="Default"/>
    <w:rsid w:val="00336855"/>
    <w:pPr>
      <w:autoSpaceDE w:val="0"/>
      <w:autoSpaceDN w:val="0"/>
      <w:adjustRightInd w:val="0"/>
    </w:pPr>
    <w:rPr>
      <w:rFonts w:ascii="Palatino Linotype" w:hAnsi="Palatino Linotype" w:cs="Palatino Linotype"/>
      <w:color w:val="000000"/>
      <w:sz w:val="24"/>
      <w:szCs w:val="24"/>
      <w:lang w:val="en-GB" w:eastAsia="en-GB"/>
    </w:rPr>
  </w:style>
  <w:style w:type="paragraph" w:styleId="BalloonText">
    <w:name w:val="Balloon Text"/>
    <w:basedOn w:val="Normal"/>
    <w:link w:val="BalloonTextChar"/>
    <w:rsid w:val="00336855"/>
    <w:pPr>
      <w:spacing w:before="0" w:after="284"/>
    </w:pPr>
    <w:rPr>
      <w:rFonts w:ascii="Tahoma" w:hAnsi="Tahoma" w:cs="Tahoma"/>
      <w:sz w:val="16"/>
      <w:szCs w:val="16"/>
    </w:rPr>
  </w:style>
  <w:style w:type="character" w:customStyle="1" w:styleId="BalloonTextChar">
    <w:name w:val="Balloon Text Char"/>
    <w:basedOn w:val="DefaultParagraphFont"/>
    <w:link w:val="BalloonText"/>
    <w:rsid w:val="00336855"/>
    <w:rPr>
      <w:rFonts w:ascii="Tahoma" w:hAnsi="Tahoma" w:cs="Tahoma"/>
      <w:sz w:val="16"/>
      <w:szCs w:val="16"/>
      <w:lang w:val="en-GB" w:eastAsia="en-US"/>
    </w:rPr>
  </w:style>
  <w:style w:type="paragraph" w:styleId="CommentSubject">
    <w:name w:val="annotation subject"/>
    <w:basedOn w:val="CommentText"/>
    <w:next w:val="CommentText"/>
    <w:link w:val="CommentSubjectChar"/>
    <w:rsid w:val="00336855"/>
    <w:pPr>
      <w:spacing w:after="284"/>
      <w:jc w:val="both"/>
    </w:pPr>
    <w:rPr>
      <w:rFonts w:ascii="Times New Roman" w:hAnsi="Times New Roman"/>
      <w:b/>
      <w:bCs/>
      <w:lang w:val="en-GB"/>
    </w:rPr>
  </w:style>
  <w:style w:type="character" w:customStyle="1" w:styleId="CommentSubjectChar">
    <w:name w:val="Comment Subject Char"/>
    <w:basedOn w:val="CommentTextChar"/>
    <w:link w:val="CommentSubject"/>
    <w:rsid w:val="00336855"/>
    <w:rPr>
      <w:rFonts w:ascii="Palatino Linotype" w:eastAsia="MS Mincho" w:hAnsi="Palatino Linotype"/>
      <w:lang w:val="en-US" w:eastAsia="en-US"/>
    </w:rPr>
  </w:style>
  <w:style w:type="paragraph" w:customStyle="1" w:styleId="Equations">
    <w:name w:val="Equations"/>
    <w:next w:val="Normal"/>
    <w:rsid w:val="007A3767"/>
    <w:pPr>
      <w:tabs>
        <w:tab w:val="right" w:pos="7416"/>
      </w:tabs>
      <w:ind w:left="288"/>
    </w:pPr>
    <w:rPr>
      <w:rFonts w:ascii="Palatino Linotype" w:hAnsi="Palatino Linotype"/>
      <w:lang w:val="en-GB" w:eastAsia="en-US"/>
    </w:rPr>
  </w:style>
  <w:style w:type="paragraph" w:customStyle="1" w:styleId="Title5">
    <w:name w:val="Title5"/>
    <w:basedOn w:val="Title4"/>
    <w:rsid w:val="007A3767"/>
    <w:pPr>
      <w:spacing w:before="1440" w:after="0"/>
    </w:pPr>
    <w:rPr>
      <w:smallCaps/>
    </w:rPr>
  </w:style>
  <w:style w:type="character" w:styleId="Strong">
    <w:name w:val="Strong"/>
    <w:basedOn w:val="DefaultParagraphFont"/>
    <w:uiPriority w:val="22"/>
    <w:qFormat/>
    <w:rsid w:val="00C03985"/>
    <w:rPr>
      <w:b/>
      <w:bCs/>
    </w:rPr>
  </w:style>
  <w:style w:type="paragraph" w:styleId="ListParagraph">
    <w:name w:val="List Paragraph"/>
    <w:basedOn w:val="Normal"/>
    <w:uiPriority w:val="34"/>
    <w:qFormat/>
    <w:rsid w:val="00C03985"/>
    <w:pPr>
      <w:ind w:left="720"/>
      <w:contextualSpacing/>
    </w:pPr>
  </w:style>
  <w:style w:type="paragraph" w:styleId="Revision">
    <w:name w:val="Revision"/>
    <w:hidden/>
    <w:uiPriority w:val="99"/>
    <w:semiHidden/>
    <w:rsid w:val="00750666"/>
    <w:rPr>
      <w:rFonts w:ascii="Palatino Linotype" w:hAnsi="Palatino Linotype"/>
      <w:lang w:val="en-GB" w:eastAsia="en-US"/>
    </w:rPr>
  </w:style>
  <w:style w:type="character" w:customStyle="1" w:styleId="Heading1Char">
    <w:name w:val="Heading 1 Char"/>
    <w:link w:val="Heading1"/>
    <w:uiPriority w:val="9"/>
    <w:rsid w:val="00794E58"/>
    <w:rPr>
      <w:rFonts w:ascii="Futura Md BT" w:hAnsi="Futura Md BT" w:cs="Arial"/>
      <w:b/>
      <w:bCs/>
      <w:spacing w:val="10"/>
      <w:kern w:val="32"/>
      <w:sz w:val="22"/>
      <w:szCs w:val="32"/>
      <w:lang w:val="en-GB" w:eastAsia="en-US"/>
    </w:rPr>
  </w:style>
  <w:style w:type="character" w:customStyle="1" w:styleId="Heading2Char">
    <w:name w:val="Heading 2 Char"/>
    <w:link w:val="Heading2"/>
    <w:uiPriority w:val="9"/>
    <w:rsid w:val="00794E58"/>
    <w:rPr>
      <w:rFonts w:ascii="Futura Md BT" w:hAnsi="Futura Md BT" w:cs="Arial"/>
      <w:b/>
      <w:iCs/>
      <w:spacing w:val="10"/>
      <w:kern w:val="32"/>
      <w:szCs w:val="28"/>
      <w:lang w:val="en-GB" w:eastAsia="en-US"/>
    </w:rPr>
  </w:style>
  <w:style w:type="character" w:customStyle="1" w:styleId="Heading3Char">
    <w:name w:val="Heading 3 Char"/>
    <w:link w:val="Heading3"/>
    <w:uiPriority w:val="9"/>
    <w:rsid w:val="00794E58"/>
    <w:rPr>
      <w:rFonts w:ascii="Futura Md BT" w:hAnsi="Futura Md BT" w:cs="Arial"/>
      <w:b/>
      <w:spacing w:val="10"/>
      <w:kern w:val="32"/>
      <w:sz w:val="18"/>
      <w:szCs w:val="26"/>
      <w:lang w:val="en-GB" w:eastAsia="en-US"/>
    </w:rPr>
  </w:style>
  <w:style w:type="character" w:customStyle="1" w:styleId="Heading4Char">
    <w:name w:val="Heading 4 Char"/>
    <w:link w:val="Heading4"/>
    <w:uiPriority w:val="9"/>
    <w:rsid w:val="00794E58"/>
    <w:rPr>
      <w:rFonts w:ascii="Futura Md BT" w:hAnsi="Futura Md BT" w:cs="Arial"/>
      <w:b/>
      <w:spacing w:val="6"/>
      <w:kern w:val="32"/>
      <w:sz w:val="16"/>
      <w:szCs w:val="28"/>
      <w:lang w:val="en-GB" w:eastAsia="en-US"/>
    </w:rPr>
  </w:style>
  <w:style w:type="character" w:customStyle="1" w:styleId="Heading5Char">
    <w:name w:val="Heading 5 Char"/>
    <w:basedOn w:val="DefaultParagraphFont"/>
    <w:link w:val="Heading5"/>
    <w:rsid w:val="00794E58"/>
    <w:rPr>
      <w:rFonts w:ascii="Futura Md BT" w:hAnsi="Futura Md BT" w:cs="Arial"/>
      <w:b/>
      <w:iCs/>
      <w:spacing w:val="6"/>
      <w:kern w:val="32"/>
      <w:sz w:val="16"/>
      <w:szCs w:val="26"/>
      <w:lang w:val="en-GB" w:eastAsia="en-US"/>
    </w:rPr>
  </w:style>
  <w:style w:type="character" w:customStyle="1" w:styleId="Heading6Char">
    <w:name w:val="Heading 6 Char"/>
    <w:basedOn w:val="DefaultParagraphFont"/>
    <w:link w:val="Heading6"/>
    <w:rsid w:val="00794E58"/>
    <w:rPr>
      <w:rFonts w:ascii="Palatino Linotype" w:hAnsi="Palatino Linotype"/>
      <w:b/>
      <w:bCs/>
      <w:sz w:val="22"/>
      <w:szCs w:val="22"/>
      <w:lang w:val="en-GB" w:eastAsia="en-US"/>
    </w:rPr>
  </w:style>
  <w:style w:type="character" w:customStyle="1" w:styleId="Heading7Char">
    <w:name w:val="Heading 7 Char"/>
    <w:basedOn w:val="DefaultParagraphFont"/>
    <w:link w:val="Heading7"/>
    <w:rsid w:val="00794E58"/>
    <w:rPr>
      <w:rFonts w:ascii="Palatino Linotype" w:hAnsi="Palatino Linotype"/>
      <w:sz w:val="24"/>
      <w:szCs w:val="24"/>
      <w:lang w:val="en-GB" w:eastAsia="en-US"/>
    </w:rPr>
  </w:style>
  <w:style w:type="character" w:customStyle="1" w:styleId="Heading8Char">
    <w:name w:val="Heading 8 Char"/>
    <w:basedOn w:val="DefaultParagraphFont"/>
    <w:link w:val="Heading8"/>
    <w:rsid w:val="00794E58"/>
    <w:rPr>
      <w:rFonts w:ascii="Palatino Linotype" w:hAnsi="Palatino Linotype"/>
      <w:i/>
      <w:iCs/>
      <w:sz w:val="24"/>
      <w:szCs w:val="24"/>
      <w:lang w:val="en-GB" w:eastAsia="en-US"/>
    </w:rPr>
  </w:style>
  <w:style w:type="character" w:customStyle="1" w:styleId="Heading9Char">
    <w:name w:val="Heading 9 Char"/>
    <w:basedOn w:val="DefaultParagraphFont"/>
    <w:link w:val="Heading9"/>
    <w:rsid w:val="00794E58"/>
    <w:rPr>
      <w:rFonts w:ascii="Arial" w:hAnsi="Arial" w:cs="Arial"/>
      <w:sz w:val="22"/>
      <w:szCs w:val="22"/>
      <w:lang w:val="en-GB" w:eastAsia="en-US"/>
    </w:rPr>
  </w:style>
  <w:style w:type="paragraph" w:customStyle="1" w:styleId="figur">
    <w:name w:val="figur"/>
    <w:basedOn w:val="Normal"/>
    <w:qFormat/>
    <w:rsid w:val="00794E58"/>
    <w:pPr>
      <w:jc w:val="left"/>
    </w:pPr>
  </w:style>
  <w:style w:type="paragraph" w:customStyle="1" w:styleId="ref">
    <w:name w:val="ref"/>
    <w:basedOn w:val="Normal"/>
    <w:autoRedefine/>
    <w:qFormat/>
    <w:rsid w:val="00794E58"/>
    <w:pPr>
      <w:ind w:left="709" w:hanging="709"/>
      <w:jc w:val="left"/>
    </w:pPr>
  </w:style>
  <w:style w:type="paragraph" w:customStyle="1" w:styleId="Tabell">
    <w:name w:val="Tabell"/>
    <w:basedOn w:val="figur"/>
    <w:qFormat/>
    <w:rsid w:val="00794E58"/>
    <w:pPr>
      <w:spacing w:before="0"/>
    </w:pPr>
  </w:style>
  <w:style w:type="character" w:customStyle="1" w:styleId="FooterChar">
    <w:name w:val="Footer Char"/>
    <w:aliases w:val="Footer1 Char"/>
    <w:link w:val="Footer"/>
    <w:uiPriority w:val="99"/>
    <w:rsid w:val="00794E58"/>
    <w:rPr>
      <w:rFonts w:ascii="Palatino Linotype" w:hAnsi="Palatino Linotype"/>
      <w:lang w:val="en-GB" w:eastAsia="en-US"/>
    </w:rPr>
  </w:style>
  <w:style w:type="character" w:customStyle="1" w:styleId="FootnoteTextChar">
    <w:name w:val="Footnote Text Char"/>
    <w:basedOn w:val="DefaultParagraphFont"/>
    <w:link w:val="FootnoteText"/>
    <w:semiHidden/>
    <w:rsid w:val="00794E58"/>
    <w:rPr>
      <w:sz w:val="16"/>
      <w:szCs w:val="16"/>
      <w:lang w:val="en-GB" w:eastAsia="en-US"/>
    </w:rPr>
  </w:style>
  <w:style w:type="character" w:customStyle="1" w:styleId="TitleChar">
    <w:name w:val="Title Char"/>
    <w:basedOn w:val="DefaultParagraphFont"/>
    <w:link w:val="Title"/>
    <w:rsid w:val="00794E58"/>
    <w:rPr>
      <w:rFonts w:ascii="Futura Md BT" w:hAnsi="Futura Md BT" w:cs="Arial"/>
      <w:bCs/>
      <w:smallCaps/>
      <w:spacing w:val="10"/>
      <w:kern w:val="28"/>
      <w:sz w:val="32"/>
      <w:szCs w:val="28"/>
      <w:lang w:val="en-GB" w:eastAsia="en-US"/>
    </w:rPr>
  </w:style>
  <w:style w:type="character" w:customStyle="1" w:styleId="BodyText2Char">
    <w:name w:val="Body Text 2 Char"/>
    <w:basedOn w:val="DefaultParagraphFont"/>
    <w:link w:val="BodyText2"/>
    <w:rsid w:val="00794E58"/>
    <w:rPr>
      <w:rFonts w:ascii="Palatino Linotype" w:hAnsi="Palatino Linotype"/>
      <w:sz w:val="24"/>
      <w:szCs w:val="24"/>
      <w:lang w:val="en-GB" w:eastAsia="en-GB"/>
    </w:rPr>
  </w:style>
  <w:style w:type="character" w:customStyle="1" w:styleId="BodyText3Char">
    <w:name w:val="Body Text 3 Char"/>
    <w:basedOn w:val="DefaultParagraphFont"/>
    <w:link w:val="BodyText3"/>
    <w:rsid w:val="00794E58"/>
    <w:rPr>
      <w:rFonts w:ascii="Palatino Linotype" w:hAnsi="Palatino Linotype"/>
      <w:sz w:val="16"/>
      <w:szCs w:val="16"/>
      <w:lang w:val="en-GB" w:eastAsia="en-GB"/>
    </w:rPr>
  </w:style>
  <w:style w:type="character" w:customStyle="1" w:styleId="BodyTextFirstIndentChar">
    <w:name w:val="Body Text First Indent Char"/>
    <w:basedOn w:val="BodyTextChar"/>
    <w:link w:val="BodyTextFirstIndent"/>
    <w:rsid w:val="00794E58"/>
    <w:rPr>
      <w:rFonts w:ascii="Palatino Linotype" w:hAnsi="Palatino Linotype"/>
      <w:sz w:val="24"/>
      <w:szCs w:val="24"/>
      <w:lang w:val="en-GB" w:eastAsia="en-GB"/>
    </w:rPr>
  </w:style>
  <w:style w:type="character" w:customStyle="1" w:styleId="BodyTextIndentChar">
    <w:name w:val="Body Text Indent Char"/>
    <w:basedOn w:val="DefaultParagraphFont"/>
    <w:link w:val="BodyTextIndent"/>
    <w:rsid w:val="00794E58"/>
    <w:rPr>
      <w:rFonts w:ascii="Palatino Linotype" w:hAnsi="Palatino Linotype"/>
      <w:lang w:val="en-GB" w:eastAsia="en-US"/>
    </w:rPr>
  </w:style>
  <w:style w:type="character" w:customStyle="1" w:styleId="BodyTextFirstIndent2Char">
    <w:name w:val="Body Text First Indent 2 Char"/>
    <w:basedOn w:val="BodyTextIndentChar"/>
    <w:link w:val="BodyTextFirstIndent2"/>
    <w:rsid w:val="00794E58"/>
    <w:rPr>
      <w:rFonts w:ascii="Palatino Linotype" w:hAnsi="Palatino Linotype"/>
      <w:sz w:val="24"/>
      <w:szCs w:val="24"/>
      <w:lang w:val="en-GB" w:eastAsia="en-GB"/>
    </w:rPr>
  </w:style>
  <w:style w:type="character" w:customStyle="1" w:styleId="BodyTextIndent2Char">
    <w:name w:val="Body Text Indent 2 Char"/>
    <w:basedOn w:val="DefaultParagraphFont"/>
    <w:link w:val="BodyTextIndent2"/>
    <w:rsid w:val="00794E58"/>
    <w:rPr>
      <w:rFonts w:ascii="Palatino Linotype" w:hAnsi="Palatino Linotype"/>
      <w:sz w:val="24"/>
      <w:szCs w:val="24"/>
      <w:lang w:val="en-GB" w:eastAsia="en-GB"/>
    </w:rPr>
  </w:style>
  <w:style w:type="character" w:customStyle="1" w:styleId="BodyTextIndent3Char">
    <w:name w:val="Body Text Indent 3 Char"/>
    <w:basedOn w:val="DefaultParagraphFont"/>
    <w:link w:val="BodyTextIndent3"/>
    <w:rsid w:val="00794E58"/>
    <w:rPr>
      <w:rFonts w:ascii="Palatino Linotype" w:hAnsi="Palatino Linotype"/>
      <w:sz w:val="16"/>
      <w:szCs w:val="16"/>
      <w:lang w:val="en-GB" w:eastAsia="en-GB"/>
    </w:rPr>
  </w:style>
  <w:style w:type="character" w:customStyle="1" w:styleId="UnresolvedMention1">
    <w:name w:val="Unresolved Mention1"/>
    <w:basedOn w:val="DefaultParagraphFont"/>
    <w:uiPriority w:val="99"/>
    <w:semiHidden/>
    <w:unhideWhenUsed/>
    <w:rsid w:val="009315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0970">
      <w:bodyDiv w:val="1"/>
      <w:marLeft w:val="0"/>
      <w:marRight w:val="0"/>
      <w:marTop w:val="0"/>
      <w:marBottom w:val="0"/>
      <w:divBdr>
        <w:top w:val="none" w:sz="0" w:space="0" w:color="auto"/>
        <w:left w:val="none" w:sz="0" w:space="0" w:color="auto"/>
        <w:bottom w:val="none" w:sz="0" w:space="0" w:color="auto"/>
        <w:right w:val="none" w:sz="0" w:space="0" w:color="auto"/>
      </w:divBdr>
    </w:div>
    <w:div w:id="346104740">
      <w:bodyDiv w:val="1"/>
      <w:marLeft w:val="0"/>
      <w:marRight w:val="0"/>
      <w:marTop w:val="0"/>
      <w:marBottom w:val="0"/>
      <w:divBdr>
        <w:top w:val="none" w:sz="0" w:space="0" w:color="auto"/>
        <w:left w:val="none" w:sz="0" w:space="0" w:color="auto"/>
        <w:bottom w:val="none" w:sz="0" w:space="0" w:color="auto"/>
        <w:right w:val="none" w:sz="0" w:space="0" w:color="auto"/>
      </w:divBdr>
      <w:divsChild>
        <w:div w:id="976497969">
          <w:marLeft w:val="0"/>
          <w:marRight w:val="0"/>
          <w:marTop w:val="0"/>
          <w:marBottom w:val="0"/>
          <w:divBdr>
            <w:top w:val="none" w:sz="0" w:space="0" w:color="auto"/>
            <w:left w:val="none" w:sz="0" w:space="0" w:color="auto"/>
            <w:bottom w:val="none" w:sz="0" w:space="0" w:color="auto"/>
            <w:right w:val="none" w:sz="0" w:space="0" w:color="auto"/>
          </w:divBdr>
        </w:div>
        <w:div w:id="1102727551">
          <w:marLeft w:val="0"/>
          <w:marRight w:val="0"/>
          <w:marTop w:val="0"/>
          <w:marBottom w:val="0"/>
          <w:divBdr>
            <w:top w:val="none" w:sz="0" w:space="0" w:color="auto"/>
            <w:left w:val="none" w:sz="0" w:space="0" w:color="auto"/>
            <w:bottom w:val="none" w:sz="0" w:space="0" w:color="auto"/>
            <w:right w:val="none" w:sz="0" w:space="0" w:color="auto"/>
          </w:divBdr>
        </w:div>
        <w:div w:id="528615690">
          <w:marLeft w:val="0"/>
          <w:marRight w:val="0"/>
          <w:marTop w:val="0"/>
          <w:marBottom w:val="0"/>
          <w:divBdr>
            <w:top w:val="none" w:sz="0" w:space="0" w:color="auto"/>
            <w:left w:val="none" w:sz="0" w:space="0" w:color="auto"/>
            <w:bottom w:val="none" w:sz="0" w:space="0" w:color="auto"/>
            <w:right w:val="none" w:sz="0" w:space="0" w:color="auto"/>
          </w:divBdr>
        </w:div>
        <w:div w:id="1605651427">
          <w:marLeft w:val="0"/>
          <w:marRight w:val="0"/>
          <w:marTop w:val="0"/>
          <w:marBottom w:val="0"/>
          <w:divBdr>
            <w:top w:val="none" w:sz="0" w:space="0" w:color="auto"/>
            <w:left w:val="none" w:sz="0" w:space="0" w:color="auto"/>
            <w:bottom w:val="none" w:sz="0" w:space="0" w:color="auto"/>
            <w:right w:val="none" w:sz="0" w:space="0" w:color="auto"/>
          </w:divBdr>
        </w:div>
        <w:div w:id="1423720591">
          <w:marLeft w:val="0"/>
          <w:marRight w:val="0"/>
          <w:marTop w:val="0"/>
          <w:marBottom w:val="0"/>
          <w:divBdr>
            <w:top w:val="none" w:sz="0" w:space="0" w:color="auto"/>
            <w:left w:val="none" w:sz="0" w:space="0" w:color="auto"/>
            <w:bottom w:val="none" w:sz="0" w:space="0" w:color="auto"/>
            <w:right w:val="none" w:sz="0" w:space="0" w:color="auto"/>
          </w:divBdr>
        </w:div>
        <w:div w:id="1403139708">
          <w:marLeft w:val="0"/>
          <w:marRight w:val="0"/>
          <w:marTop w:val="0"/>
          <w:marBottom w:val="0"/>
          <w:divBdr>
            <w:top w:val="none" w:sz="0" w:space="0" w:color="auto"/>
            <w:left w:val="none" w:sz="0" w:space="0" w:color="auto"/>
            <w:bottom w:val="none" w:sz="0" w:space="0" w:color="auto"/>
            <w:right w:val="none" w:sz="0" w:space="0" w:color="auto"/>
          </w:divBdr>
        </w:div>
        <w:div w:id="1328165689">
          <w:marLeft w:val="0"/>
          <w:marRight w:val="0"/>
          <w:marTop w:val="0"/>
          <w:marBottom w:val="0"/>
          <w:divBdr>
            <w:top w:val="none" w:sz="0" w:space="0" w:color="auto"/>
            <w:left w:val="none" w:sz="0" w:space="0" w:color="auto"/>
            <w:bottom w:val="none" w:sz="0" w:space="0" w:color="auto"/>
            <w:right w:val="none" w:sz="0" w:space="0" w:color="auto"/>
          </w:divBdr>
        </w:div>
        <w:div w:id="509756438">
          <w:marLeft w:val="0"/>
          <w:marRight w:val="0"/>
          <w:marTop w:val="0"/>
          <w:marBottom w:val="0"/>
          <w:divBdr>
            <w:top w:val="none" w:sz="0" w:space="0" w:color="auto"/>
            <w:left w:val="none" w:sz="0" w:space="0" w:color="auto"/>
            <w:bottom w:val="none" w:sz="0" w:space="0" w:color="auto"/>
            <w:right w:val="none" w:sz="0" w:space="0" w:color="auto"/>
          </w:divBdr>
        </w:div>
        <w:div w:id="792332901">
          <w:marLeft w:val="0"/>
          <w:marRight w:val="0"/>
          <w:marTop w:val="0"/>
          <w:marBottom w:val="0"/>
          <w:divBdr>
            <w:top w:val="none" w:sz="0" w:space="0" w:color="auto"/>
            <w:left w:val="none" w:sz="0" w:space="0" w:color="auto"/>
            <w:bottom w:val="none" w:sz="0" w:space="0" w:color="auto"/>
            <w:right w:val="none" w:sz="0" w:space="0" w:color="auto"/>
          </w:divBdr>
        </w:div>
        <w:div w:id="1170680976">
          <w:marLeft w:val="0"/>
          <w:marRight w:val="0"/>
          <w:marTop w:val="0"/>
          <w:marBottom w:val="0"/>
          <w:divBdr>
            <w:top w:val="none" w:sz="0" w:space="0" w:color="auto"/>
            <w:left w:val="none" w:sz="0" w:space="0" w:color="auto"/>
            <w:bottom w:val="none" w:sz="0" w:space="0" w:color="auto"/>
            <w:right w:val="none" w:sz="0" w:space="0" w:color="auto"/>
          </w:divBdr>
        </w:div>
        <w:div w:id="630552825">
          <w:marLeft w:val="0"/>
          <w:marRight w:val="0"/>
          <w:marTop w:val="0"/>
          <w:marBottom w:val="0"/>
          <w:divBdr>
            <w:top w:val="none" w:sz="0" w:space="0" w:color="auto"/>
            <w:left w:val="none" w:sz="0" w:space="0" w:color="auto"/>
            <w:bottom w:val="none" w:sz="0" w:space="0" w:color="auto"/>
            <w:right w:val="none" w:sz="0" w:space="0" w:color="auto"/>
          </w:divBdr>
        </w:div>
        <w:div w:id="281154939">
          <w:marLeft w:val="0"/>
          <w:marRight w:val="0"/>
          <w:marTop w:val="0"/>
          <w:marBottom w:val="0"/>
          <w:divBdr>
            <w:top w:val="none" w:sz="0" w:space="0" w:color="auto"/>
            <w:left w:val="none" w:sz="0" w:space="0" w:color="auto"/>
            <w:bottom w:val="none" w:sz="0" w:space="0" w:color="auto"/>
            <w:right w:val="none" w:sz="0" w:space="0" w:color="auto"/>
          </w:divBdr>
        </w:div>
        <w:div w:id="771435184">
          <w:marLeft w:val="0"/>
          <w:marRight w:val="0"/>
          <w:marTop w:val="0"/>
          <w:marBottom w:val="0"/>
          <w:divBdr>
            <w:top w:val="none" w:sz="0" w:space="0" w:color="auto"/>
            <w:left w:val="none" w:sz="0" w:space="0" w:color="auto"/>
            <w:bottom w:val="none" w:sz="0" w:space="0" w:color="auto"/>
            <w:right w:val="none" w:sz="0" w:space="0" w:color="auto"/>
          </w:divBdr>
        </w:div>
        <w:div w:id="888421216">
          <w:marLeft w:val="0"/>
          <w:marRight w:val="0"/>
          <w:marTop w:val="0"/>
          <w:marBottom w:val="0"/>
          <w:divBdr>
            <w:top w:val="none" w:sz="0" w:space="0" w:color="auto"/>
            <w:left w:val="none" w:sz="0" w:space="0" w:color="auto"/>
            <w:bottom w:val="none" w:sz="0" w:space="0" w:color="auto"/>
            <w:right w:val="none" w:sz="0" w:space="0" w:color="auto"/>
          </w:divBdr>
        </w:div>
        <w:div w:id="2081517977">
          <w:marLeft w:val="0"/>
          <w:marRight w:val="0"/>
          <w:marTop w:val="0"/>
          <w:marBottom w:val="0"/>
          <w:divBdr>
            <w:top w:val="none" w:sz="0" w:space="0" w:color="auto"/>
            <w:left w:val="none" w:sz="0" w:space="0" w:color="auto"/>
            <w:bottom w:val="none" w:sz="0" w:space="0" w:color="auto"/>
            <w:right w:val="none" w:sz="0" w:space="0" w:color="auto"/>
          </w:divBdr>
        </w:div>
      </w:divsChild>
    </w:div>
    <w:div w:id="495147761">
      <w:bodyDiv w:val="1"/>
      <w:marLeft w:val="0"/>
      <w:marRight w:val="0"/>
      <w:marTop w:val="0"/>
      <w:marBottom w:val="0"/>
      <w:divBdr>
        <w:top w:val="none" w:sz="0" w:space="0" w:color="auto"/>
        <w:left w:val="none" w:sz="0" w:space="0" w:color="auto"/>
        <w:bottom w:val="none" w:sz="0" w:space="0" w:color="auto"/>
        <w:right w:val="none" w:sz="0" w:space="0" w:color="auto"/>
      </w:divBdr>
    </w:div>
    <w:div w:id="854806731">
      <w:bodyDiv w:val="1"/>
      <w:marLeft w:val="0"/>
      <w:marRight w:val="0"/>
      <w:marTop w:val="0"/>
      <w:marBottom w:val="0"/>
      <w:divBdr>
        <w:top w:val="none" w:sz="0" w:space="0" w:color="auto"/>
        <w:left w:val="none" w:sz="0" w:space="0" w:color="auto"/>
        <w:bottom w:val="none" w:sz="0" w:space="0" w:color="auto"/>
        <w:right w:val="none" w:sz="0" w:space="0" w:color="auto"/>
      </w:divBdr>
      <w:divsChild>
        <w:div w:id="56318524">
          <w:marLeft w:val="0"/>
          <w:marRight w:val="0"/>
          <w:marTop w:val="0"/>
          <w:marBottom w:val="0"/>
          <w:divBdr>
            <w:top w:val="none" w:sz="0" w:space="0" w:color="auto"/>
            <w:left w:val="none" w:sz="0" w:space="0" w:color="auto"/>
            <w:bottom w:val="none" w:sz="0" w:space="0" w:color="auto"/>
            <w:right w:val="none" w:sz="0" w:space="0" w:color="auto"/>
          </w:divBdr>
        </w:div>
        <w:div w:id="215094341">
          <w:marLeft w:val="0"/>
          <w:marRight w:val="0"/>
          <w:marTop w:val="0"/>
          <w:marBottom w:val="0"/>
          <w:divBdr>
            <w:top w:val="none" w:sz="0" w:space="0" w:color="auto"/>
            <w:left w:val="none" w:sz="0" w:space="0" w:color="auto"/>
            <w:bottom w:val="none" w:sz="0" w:space="0" w:color="auto"/>
            <w:right w:val="none" w:sz="0" w:space="0" w:color="auto"/>
          </w:divBdr>
        </w:div>
        <w:div w:id="567689834">
          <w:marLeft w:val="0"/>
          <w:marRight w:val="0"/>
          <w:marTop w:val="0"/>
          <w:marBottom w:val="0"/>
          <w:divBdr>
            <w:top w:val="none" w:sz="0" w:space="0" w:color="auto"/>
            <w:left w:val="none" w:sz="0" w:space="0" w:color="auto"/>
            <w:bottom w:val="none" w:sz="0" w:space="0" w:color="auto"/>
            <w:right w:val="none" w:sz="0" w:space="0" w:color="auto"/>
          </w:divBdr>
        </w:div>
        <w:div w:id="821972522">
          <w:marLeft w:val="0"/>
          <w:marRight w:val="0"/>
          <w:marTop w:val="0"/>
          <w:marBottom w:val="0"/>
          <w:divBdr>
            <w:top w:val="none" w:sz="0" w:space="0" w:color="auto"/>
            <w:left w:val="none" w:sz="0" w:space="0" w:color="auto"/>
            <w:bottom w:val="none" w:sz="0" w:space="0" w:color="auto"/>
            <w:right w:val="none" w:sz="0" w:space="0" w:color="auto"/>
          </w:divBdr>
        </w:div>
        <w:div w:id="896013648">
          <w:marLeft w:val="0"/>
          <w:marRight w:val="0"/>
          <w:marTop w:val="0"/>
          <w:marBottom w:val="0"/>
          <w:divBdr>
            <w:top w:val="none" w:sz="0" w:space="0" w:color="auto"/>
            <w:left w:val="none" w:sz="0" w:space="0" w:color="auto"/>
            <w:bottom w:val="none" w:sz="0" w:space="0" w:color="auto"/>
            <w:right w:val="none" w:sz="0" w:space="0" w:color="auto"/>
          </w:divBdr>
        </w:div>
        <w:div w:id="1040594308">
          <w:marLeft w:val="0"/>
          <w:marRight w:val="0"/>
          <w:marTop w:val="0"/>
          <w:marBottom w:val="0"/>
          <w:divBdr>
            <w:top w:val="none" w:sz="0" w:space="0" w:color="auto"/>
            <w:left w:val="none" w:sz="0" w:space="0" w:color="auto"/>
            <w:bottom w:val="none" w:sz="0" w:space="0" w:color="auto"/>
            <w:right w:val="none" w:sz="0" w:space="0" w:color="auto"/>
          </w:divBdr>
        </w:div>
        <w:div w:id="1127159315">
          <w:marLeft w:val="0"/>
          <w:marRight w:val="0"/>
          <w:marTop w:val="0"/>
          <w:marBottom w:val="0"/>
          <w:divBdr>
            <w:top w:val="none" w:sz="0" w:space="0" w:color="auto"/>
            <w:left w:val="none" w:sz="0" w:space="0" w:color="auto"/>
            <w:bottom w:val="none" w:sz="0" w:space="0" w:color="auto"/>
            <w:right w:val="none" w:sz="0" w:space="0" w:color="auto"/>
          </w:divBdr>
        </w:div>
        <w:div w:id="1228800551">
          <w:marLeft w:val="0"/>
          <w:marRight w:val="0"/>
          <w:marTop w:val="0"/>
          <w:marBottom w:val="0"/>
          <w:divBdr>
            <w:top w:val="none" w:sz="0" w:space="0" w:color="auto"/>
            <w:left w:val="none" w:sz="0" w:space="0" w:color="auto"/>
            <w:bottom w:val="none" w:sz="0" w:space="0" w:color="auto"/>
            <w:right w:val="none" w:sz="0" w:space="0" w:color="auto"/>
          </w:divBdr>
        </w:div>
        <w:div w:id="1228999132">
          <w:marLeft w:val="0"/>
          <w:marRight w:val="0"/>
          <w:marTop w:val="0"/>
          <w:marBottom w:val="0"/>
          <w:divBdr>
            <w:top w:val="none" w:sz="0" w:space="0" w:color="auto"/>
            <w:left w:val="none" w:sz="0" w:space="0" w:color="auto"/>
            <w:bottom w:val="none" w:sz="0" w:space="0" w:color="auto"/>
            <w:right w:val="none" w:sz="0" w:space="0" w:color="auto"/>
          </w:divBdr>
        </w:div>
        <w:div w:id="1263755980">
          <w:marLeft w:val="0"/>
          <w:marRight w:val="0"/>
          <w:marTop w:val="0"/>
          <w:marBottom w:val="0"/>
          <w:divBdr>
            <w:top w:val="none" w:sz="0" w:space="0" w:color="auto"/>
            <w:left w:val="none" w:sz="0" w:space="0" w:color="auto"/>
            <w:bottom w:val="none" w:sz="0" w:space="0" w:color="auto"/>
            <w:right w:val="none" w:sz="0" w:space="0" w:color="auto"/>
          </w:divBdr>
        </w:div>
        <w:div w:id="1461803019">
          <w:marLeft w:val="0"/>
          <w:marRight w:val="0"/>
          <w:marTop w:val="0"/>
          <w:marBottom w:val="0"/>
          <w:divBdr>
            <w:top w:val="none" w:sz="0" w:space="0" w:color="auto"/>
            <w:left w:val="none" w:sz="0" w:space="0" w:color="auto"/>
            <w:bottom w:val="none" w:sz="0" w:space="0" w:color="auto"/>
            <w:right w:val="none" w:sz="0" w:space="0" w:color="auto"/>
          </w:divBdr>
        </w:div>
        <w:div w:id="1530492440">
          <w:marLeft w:val="0"/>
          <w:marRight w:val="0"/>
          <w:marTop w:val="0"/>
          <w:marBottom w:val="0"/>
          <w:divBdr>
            <w:top w:val="none" w:sz="0" w:space="0" w:color="auto"/>
            <w:left w:val="none" w:sz="0" w:space="0" w:color="auto"/>
            <w:bottom w:val="none" w:sz="0" w:space="0" w:color="auto"/>
            <w:right w:val="none" w:sz="0" w:space="0" w:color="auto"/>
          </w:divBdr>
        </w:div>
        <w:div w:id="1578395228">
          <w:marLeft w:val="0"/>
          <w:marRight w:val="0"/>
          <w:marTop w:val="0"/>
          <w:marBottom w:val="0"/>
          <w:divBdr>
            <w:top w:val="none" w:sz="0" w:space="0" w:color="auto"/>
            <w:left w:val="none" w:sz="0" w:space="0" w:color="auto"/>
            <w:bottom w:val="none" w:sz="0" w:space="0" w:color="auto"/>
            <w:right w:val="none" w:sz="0" w:space="0" w:color="auto"/>
          </w:divBdr>
        </w:div>
        <w:div w:id="1929539637">
          <w:marLeft w:val="0"/>
          <w:marRight w:val="0"/>
          <w:marTop w:val="0"/>
          <w:marBottom w:val="0"/>
          <w:divBdr>
            <w:top w:val="none" w:sz="0" w:space="0" w:color="auto"/>
            <w:left w:val="none" w:sz="0" w:space="0" w:color="auto"/>
            <w:bottom w:val="none" w:sz="0" w:space="0" w:color="auto"/>
            <w:right w:val="none" w:sz="0" w:space="0" w:color="auto"/>
          </w:divBdr>
        </w:div>
        <w:div w:id="2050061980">
          <w:marLeft w:val="0"/>
          <w:marRight w:val="0"/>
          <w:marTop w:val="0"/>
          <w:marBottom w:val="0"/>
          <w:divBdr>
            <w:top w:val="none" w:sz="0" w:space="0" w:color="auto"/>
            <w:left w:val="none" w:sz="0" w:space="0" w:color="auto"/>
            <w:bottom w:val="none" w:sz="0" w:space="0" w:color="auto"/>
            <w:right w:val="none" w:sz="0" w:space="0" w:color="auto"/>
          </w:divBdr>
        </w:div>
      </w:divsChild>
    </w:div>
    <w:div w:id="1042438613">
      <w:bodyDiv w:val="1"/>
      <w:marLeft w:val="0"/>
      <w:marRight w:val="0"/>
      <w:marTop w:val="0"/>
      <w:marBottom w:val="0"/>
      <w:divBdr>
        <w:top w:val="none" w:sz="0" w:space="0" w:color="auto"/>
        <w:left w:val="none" w:sz="0" w:space="0" w:color="auto"/>
        <w:bottom w:val="none" w:sz="0" w:space="0" w:color="auto"/>
        <w:right w:val="none" w:sz="0" w:space="0" w:color="auto"/>
      </w:divBdr>
      <w:divsChild>
        <w:div w:id="402796443">
          <w:marLeft w:val="0"/>
          <w:marRight w:val="0"/>
          <w:marTop w:val="0"/>
          <w:marBottom w:val="0"/>
          <w:divBdr>
            <w:top w:val="none" w:sz="0" w:space="0" w:color="auto"/>
            <w:left w:val="none" w:sz="0" w:space="0" w:color="auto"/>
            <w:bottom w:val="none" w:sz="0" w:space="0" w:color="auto"/>
            <w:right w:val="none" w:sz="0" w:space="0" w:color="auto"/>
          </w:divBdr>
        </w:div>
        <w:div w:id="1304460955">
          <w:marLeft w:val="0"/>
          <w:marRight w:val="0"/>
          <w:marTop w:val="0"/>
          <w:marBottom w:val="0"/>
          <w:divBdr>
            <w:top w:val="none" w:sz="0" w:space="0" w:color="auto"/>
            <w:left w:val="none" w:sz="0" w:space="0" w:color="auto"/>
            <w:bottom w:val="none" w:sz="0" w:space="0" w:color="auto"/>
            <w:right w:val="none" w:sz="0" w:space="0" w:color="auto"/>
          </w:divBdr>
        </w:div>
        <w:div w:id="1525706436">
          <w:marLeft w:val="0"/>
          <w:marRight w:val="0"/>
          <w:marTop w:val="0"/>
          <w:marBottom w:val="0"/>
          <w:divBdr>
            <w:top w:val="none" w:sz="0" w:space="0" w:color="auto"/>
            <w:left w:val="none" w:sz="0" w:space="0" w:color="auto"/>
            <w:bottom w:val="none" w:sz="0" w:space="0" w:color="auto"/>
            <w:right w:val="none" w:sz="0" w:space="0" w:color="auto"/>
          </w:divBdr>
        </w:div>
        <w:div w:id="1863588007">
          <w:marLeft w:val="0"/>
          <w:marRight w:val="0"/>
          <w:marTop w:val="0"/>
          <w:marBottom w:val="0"/>
          <w:divBdr>
            <w:top w:val="none" w:sz="0" w:space="0" w:color="auto"/>
            <w:left w:val="none" w:sz="0" w:space="0" w:color="auto"/>
            <w:bottom w:val="none" w:sz="0" w:space="0" w:color="auto"/>
            <w:right w:val="none" w:sz="0" w:space="0" w:color="auto"/>
          </w:divBdr>
        </w:div>
      </w:divsChild>
    </w:div>
    <w:div w:id="1243099776">
      <w:bodyDiv w:val="1"/>
      <w:marLeft w:val="0"/>
      <w:marRight w:val="0"/>
      <w:marTop w:val="0"/>
      <w:marBottom w:val="0"/>
      <w:divBdr>
        <w:top w:val="none" w:sz="0" w:space="0" w:color="auto"/>
        <w:left w:val="none" w:sz="0" w:space="0" w:color="auto"/>
        <w:bottom w:val="none" w:sz="0" w:space="0" w:color="auto"/>
        <w:right w:val="none" w:sz="0" w:space="0" w:color="auto"/>
      </w:divBdr>
    </w:div>
    <w:div w:id="1513186408">
      <w:bodyDiv w:val="1"/>
      <w:marLeft w:val="0"/>
      <w:marRight w:val="0"/>
      <w:marTop w:val="0"/>
      <w:marBottom w:val="0"/>
      <w:divBdr>
        <w:top w:val="none" w:sz="0" w:space="0" w:color="auto"/>
        <w:left w:val="none" w:sz="0" w:space="0" w:color="auto"/>
        <w:bottom w:val="none" w:sz="0" w:space="0" w:color="auto"/>
        <w:right w:val="none" w:sz="0" w:space="0" w:color="auto"/>
      </w:divBdr>
    </w:div>
    <w:div w:id="1591351074">
      <w:bodyDiv w:val="1"/>
      <w:marLeft w:val="0"/>
      <w:marRight w:val="0"/>
      <w:marTop w:val="0"/>
      <w:marBottom w:val="0"/>
      <w:divBdr>
        <w:top w:val="none" w:sz="0" w:space="0" w:color="auto"/>
        <w:left w:val="none" w:sz="0" w:space="0" w:color="auto"/>
        <w:bottom w:val="none" w:sz="0" w:space="0" w:color="auto"/>
        <w:right w:val="none" w:sz="0" w:space="0" w:color="auto"/>
      </w:divBdr>
    </w:div>
    <w:div w:id="1757245791">
      <w:bodyDiv w:val="1"/>
      <w:marLeft w:val="0"/>
      <w:marRight w:val="0"/>
      <w:marTop w:val="0"/>
      <w:marBottom w:val="0"/>
      <w:divBdr>
        <w:top w:val="none" w:sz="0" w:space="0" w:color="auto"/>
        <w:left w:val="none" w:sz="0" w:space="0" w:color="auto"/>
        <w:bottom w:val="none" w:sz="0" w:space="0" w:color="auto"/>
        <w:right w:val="none" w:sz="0" w:space="0" w:color="auto"/>
      </w:divBdr>
    </w:div>
    <w:div w:id="212723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image" Target="media/image7.jpeg"/><Relationship Id="rId39" Type="http://schemas.openxmlformats.org/officeDocument/2006/relationships/oleObject" Target="embeddings/oleObject5.bin"/><Relationship Id="rId21" Type="http://schemas.openxmlformats.org/officeDocument/2006/relationships/image" Target="media/image2.png"/><Relationship Id="rId34" Type="http://schemas.openxmlformats.org/officeDocument/2006/relationships/oleObject" Target="embeddings/oleObject2.bin"/><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emf"/><Relationship Id="rId55"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wmf"/><Relationship Id="rId33" Type="http://schemas.openxmlformats.org/officeDocument/2006/relationships/image" Target="media/image13.png"/><Relationship Id="rId38" Type="http://schemas.openxmlformats.org/officeDocument/2006/relationships/oleObject" Target="embeddings/oleObject4.bin"/><Relationship Id="rId46" Type="http://schemas.openxmlformats.org/officeDocument/2006/relationships/oleObject" Target="embeddings/oleObject6.bin"/><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www.ices.dk/marine-data/Documents/DATRAS/" TargetMode="External"/><Relationship Id="rId29" Type="http://schemas.openxmlformats.org/officeDocument/2006/relationships/oleObject" Target="embeddings/oleObject1.bin"/><Relationship Id="rId41" Type="http://schemas.openxmlformats.org/officeDocument/2006/relationships/image" Target="media/image1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6.JPG"/><Relationship Id="rId45" Type="http://schemas.openxmlformats.org/officeDocument/2006/relationships/image" Target="media/image21.png"/><Relationship Id="rId53" Type="http://schemas.openxmlformats.org/officeDocument/2006/relationships/hyperlink" Target="https://datras.ices.dk/Data_products/ReportingFormat.aspx" TargetMode="External"/><Relationship Id="rId58"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4.png"/><Relationship Id="rId49" Type="http://schemas.openxmlformats.org/officeDocument/2006/relationships/image" Target="media/image24.emf"/><Relationship Id="rId57"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hyperlink" Target="https://datras.ices.dk/Data%20submission/Default.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image" Target="media/image23.emf"/><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6.emf"/><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ire\AppData\Roaming\Microsoft\Templates\ICES%20WG\WG-ICES-071212-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5313c0-c1e6-4122-afa9-da1ccdba405d">
      <Value>380</Value>
    </TaxCatchAll>
    <TaxCatchAllLabel xmlns="4d5313c0-c1e6-4122-afa9-da1ccdba405d"/>
    <TaxKeywordTaxHTField xmlns="4d5313c0-c1e6-4122-afa9-da1ccdba405d">
      <Terms xmlns="http://schemas.microsoft.com/office/infopath/2007/PartnerControls">
        <TermInfo xmlns="http://schemas.microsoft.com/office/infopath/2007/PartnerControls">
          <TermName xmlns="http://schemas.microsoft.com/office/infopath/2007/PartnerControls">SISP - IBTS IX</TermName>
          <TermId xmlns="http://schemas.microsoft.com/office/infopath/2007/PartnerControls">f1008cee-f9fb-43af-8317-1412fa6a8b04</TermId>
        </TermInfo>
      </Terms>
    </TaxKeywordTaxHTFiel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6A41078860F842AB0743710AB200A5" ma:contentTypeVersion="0" ma:contentTypeDescription="Create a new document." ma:contentTypeScope="" ma:versionID="7b0ed129f81f2608c4b68dd41fc40acb">
  <xsd:schema xmlns:xsd="http://www.w3.org/2001/XMLSchema" xmlns:xs="http://www.w3.org/2001/XMLSchema" xmlns:p="http://schemas.microsoft.com/office/2006/metadata/properties" xmlns:ns2="4d5313c0-c1e6-4122-afa9-da1ccdba405d" targetNamespace="http://schemas.microsoft.com/office/2006/metadata/properties" ma:root="true" ma:fieldsID="9de19027091ca358749aa7ba6a25f7eb"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descriptio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A57DAC-65F4-48FF-8D65-DC8E2479F489}">
  <ds:schemaRefs>
    <ds:schemaRef ds:uri="http://schemas.microsoft.com/office/2006/metadata/properties"/>
    <ds:schemaRef ds:uri="http://schemas.microsoft.com/office/infopath/2007/PartnerControls"/>
    <ds:schemaRef ds:uri="4d5313c0-c1e6-4122-afa9-da1ccdba405d"/>
  </ds:schemaRefs>
</ds:datastoreItem>
</file>

<file path=customXml/itemProps2.xml><?xml version="1.0" encoding="utf-8"?>
<ds:datastoreItem xmlns:ds="http://schemas.openxmlformats.org/officeDocument/2006/customXml" ds:itemID="{1A5BEA00-0993-48D2-9969-DB3AC1F4218E}">
  <ds:schemaRefs>
    <ds:schemaRef ds:uri="http://schemas.microsoft.com/sharepoint/v3/contenttype/forms"/>
  </ds:schemaRefs>
</ds:datastoreItem>
</file>

<file path=customXml/itemProps3.xml><?xml version="1.0" encoding="utf-8"?>
<ds:datastoreItem xmlns:ds="http://schemas.openxmlformats.org/officeDocument/2006/customXml" ds:itemID="{7B9A3D36-530E-4403-8CD8-896AE3B302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F6541F-D8E9-40D1-B684-59778A756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WG-ICES-071212-2</Template>
  <TotalTime>1</TotalTime>
  <Pages>43</Pages>
  <Words>10518</Words>
  <Characters>55751</Characters>
  <Application>Microsoft Office Word</Application>
  <DocSecurity>0</DocSecurity>
  <Lines>464</Lines>
  <Paragraphs>132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Manual for the International Bottom Trawl Surveys</vt:lpstr>
      <vt:lpstr>Manual for the International Bottom Trawl Surveys</vt:lpstr>
    </vt:vector>
  </TitlesOfParts>
  <Company>ICES</Company>
  <LinksUpToDate>false</LinksUpToDate>
  <CharactersWithSpaces>66137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the International Bottom Trawl Surveys</dc:title>
  <dc:subject>Series of ICES Survey Protocols</dc:subject>
  <dc:creator>Claire</dc:creator>
  <cp:keywords>SISP - IBTS IX</cp:keywords>
  <cp:lastModifiedBy>Jourdain, Natoya</cp:lastModifiedBy>
  <cp:revision>2</cp:revision>
  <cp:lastPrinted>2018-03-17T11:21:00Z</cp:lastPrinted>
  <dcterms:created xsi:type="dcterms:W3CDTF">2018-04-09T07:18:00Z</dcterms:created>
  <dcterms:modified xsi:type="dcterms:W3CDTF">2018-04-09T07:18:00Z</dcterms:modified>
  <cp:category>Public--Committee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Test TEST test</vt:lpwstr>
  </property>
  <property fmtid="{D5CDD505-2E9C-101B-9397-08002B2CF9AE}" pid="3" name="ContentTypeId">
    <vt:lpwstr>0x010100ED6A41078860F842AB0743710AB200A5</vt:lpwstr>
  </property>
  <property fmtid="{D5CDD505-2E9C-101B-9397-08002B2CF9AE}" pid="4" name="TaxKeyword">
    <vt:lpwstr>380;#SISP - IBTS IX|f1008cee-f9fb-43af-8317-1412fa6a8b04</vt:lpwstr>
  </property>
</Properties>
</file>